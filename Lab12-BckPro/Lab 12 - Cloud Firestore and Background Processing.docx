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7FCA0" w14:textId="77777777" w:rsidR="00304243" w:rsidRPr="008930C6" w:rsidRDefault="00304243" w:rsidP="00304243">
      <w:pPr>
        <w:jc w:val="center"/>
        <w:rPr>
          <w:rFonts w:ascii="Garamond" w:hAnsi="Garamond" w:cs="Didot"/>
          <w:b/>
          <w:bCs/>
          <w:sz w:val="36"/>
          <w:szCs w:val="36"/>
        </w:rPr>
      </w:pPr>
      <w:bookmarkStart w:id="0" w:name="OLE_LINK17"/>
      <w:bookmarkStart w:id="1" w:name="OLE_LINK18"/>
      <w:r w:rsidRPr="008930C6">
        <w:rPr>
          <w:rFonts w:ascii="Garamond" w:hAnsi="Garamond" w:cs="Didot"/>
          <w:b/>
          <w:bCs/>
          <w:sz w:val="36"/>
          <w:szCs w:val="36"/>
        </w:rPr>
        <w:softHyphen/>
      </w:r>
      <w:r w:rsidRPr="008930C6">
        <w:rPr>
          <w:rFonts w:ascii="Garamond" w:hAnsi="Garamond" w:cs="Didot"/>
          <w:b/>
          <w:bCs/>
          <w:sz w:val="36"/>
          <w:szCs w:val="36"/>
        </w:rPr>
        <w:softHyphen/>
        <w:t>CMPS 312 Mobile App Development</w:t>
      </w:r>
    </w:p>
    <w:p w14:paraId="45170E39" w14:textId="065823F6" w:rsidR="00DB0E7D" w:rsidRPr="008930C6" w:rsidRDefault="00304243" w:rsidP="000337E5">
      <w:pPr>
        <w:pStyle w:val="ListParagraph"/>
        <w:jc w:val="center"/>
        <w:rPr>
          <w:rFonts w:ascii="Garamond" w:hAnsi="Garamond" w:cs="Didot"/>
          <w:b/>
          <w:bCs/>
          <w:sz w:val="36"/>
          <w:szCs w:val="36"/>
        </w:rPr>
      </w:pPr>
      <w:bookmarkStart w:id="2" w:name="OLE_LINK34"/>
      <w:bookmarkStart w:id="3" w:name="OLE_LINK35"/>
      <w:r w:rsidRPr="008930C6">
        <w:rPr>
          <w:rFonts w:ascii="Garamond" w:hAnsi="Garamond" w:cs="Didot"/>
          <w:b/>
          <w:bCs/>
          <w:sz w:val="36"/>
          <w:szCs w:val="36"/>
        </w:rPr>
        <w:t xml:space="preserve">Lab </w:t>
      </w:r>
      <w:r w:rsidR="00335AAB" w:rsidRPr="008930C6">
        <w:rPr>
          <w:rFonts w:ascii="Garamond" w:hAnsi="Garamond" w:cs="Didot"/>
          <w:b/>
          <w:bCs/>
          <w:sz w:val="36"/>
          <w:szCs w:val="36"/>
        </w:rPr>
        <w:t>1</w:t>
      </w:r>
      <w:r w:rsidR="00B5381D" w:rsidRPr="008930C6">
        <w:rPr>
          <w:rFonts w:ascii="Garamond" w:hAnsi="Garamond" w:cs="Didot"/>
          <w:b/>
          <w:bCs/>
          <w:sz w:val="36"/>
          <w:szCs w:val="36"/>
        </w:rPr>
        <w:t>2</w:t>
      </w:r>
      <w:r w:rsidRPr="008930C6">
        <w:rPr>
          <w:rFonts w:ascii="Garamond" w:hAnsi="Garamond" w:cs="Didot"/>
          <w:b/>
          <w:bCs/>
          <w:sz w:val="36"/>
          <w:szCs w:val="36"/>
        </w:rPr>
        <w:t xml:space="preserve"> –</w:t>
      </w:r>
      <w:r w:rsidR="00954787" w:rsidRPr="008930C6">
        <w:rPr>
          <w:rFonts w:ascii="Garamond" w:hAnsi="Garamond" w:cs="Didot"/>
          <w:b/>
          <w:bCs/>
          <w:sz w:val="36"/>
          <w:szCs w:val="36"/>
        </w:rPr>
        <w:t xml:space="preserve"> </w:t>
      </w:r>
      <w:r w:rsidR="007B01EE" w:rsidRPr="008930C6">
        <w:rPr>
          <w:rFonts w:ascii="Garamond" w:hAnsi="Garamond" w:cs="Didot"/>
          <w:b/>
          <w:bCs/>
          <w:sz w:val="36"/>
          <w:szCs w:val="36"/>
        </w:rPr>
        <w:t xml:space="preserve">Cloud </w:t>
      </w:r>
      <w:bookmarkStart w:id="4" w:name="OLE_LINK36"/>
      <w:bookmarkStart w:id="5" w:name="OLE_LINK37"/>
      <w:proofErr w:type="spellStart"/>
      <w:r w:rsidR="00F52572" w:rsidRPr="008930C6">
        <w:rPr>
          <w:rFonts w:ascii="Garamond" w:hAnsi="Garamond" w:cs="Didot"/>
          <w:b/>
          <w:bCs/>
          <w:sz w:val="36"/>
          <w:szCs w:val="36"/>
        </w:rPr>
        <w:t>Firestore</w:t>
      </w:r>
      <w:proofErr w:type="spellEnd"/>
      <w:r w:rsidR="000337E5" w:rsidRPr="008930C6">
        <w:rPr>
          <w:rFonts w:ascii="Garamond" w:hAnsi="Garamond" w:cs="Didot"/>
          <w:b/>
          <w:bCs/>
          <w:sz w:val="36"/>
          <w:szCs w:val="36"/>
        </w:rPr>
        <w:t xml:space="preserve"> </w:t>
      </w:r>
      <w:bookmarkEnd w:id="4"/>
      <w:bookmarkEnd w:id="5"/>
      <w:r w:rsidR="00BD3368" w:rsidRPr="008930C6">
        <w:rPr>
          <w:rFonts w:ascii="Garamond" w:hAnsi="Garamond" w:cs="Didot"/>
          <w:b/>
          <w:bCs/>
          <w:sz w:val="36"/>
          <w:szCs w:val="36"/>
        </w:rPr>
        <w:t>Authentication,</w:t>
      </w:r>
      <w:r w:rsidR="000337E5" w:rsidRPr="008930C6">
        <w:rPr>
          <w:rFonts w:ascii="Garamond" w:hAnsi="Garamond" w:cs="Didot"/>
          <w:b/>
          <w:bCs/>
          <w:sz w:val="36"/>
          <w:szCs w:val="36"/>
        </w:rPr>
        <w:t xml:space="preserve"> Storage </w:t>
      </w:r>
      <w:r w:rsidR="0031504B" w:rsidRPr="008930C6">
        <w:rPr>
          <w:rFonts w:ascii="Garamond" w:hAnsi="Garamond" w:cs="Didot"/>
          <w:b/>
          <w:bCs/>
          <w:sz w:val="36"/>
          <w:szCs w:val="36"/>
        </w:rPr>
        <w:t>&amp;</w:t>
      </w:r>
    </w:p>
    <w:p w14:paraId="71E3352D" w14:textId="0966BAC0" w:rsidR="00304243" w:rsidRPr="008930C6" w:rsidRDefault="0031504B" w:rsidP="008930C6">
      <w:pPr>
        <w:pStyle w:val="ListParagraph"/>
        <w:jc w:val="center"/>
        <w:rPr>
          <w:rFonts w:ascii="Garamond" w:hAnsi="Garamond" w:cs="Didot"/>
          <w:b/>
          <w:bCs/>
          <w:sz w:val="36"/>
          <w:szCs w:val="36"/>
        </w:rPr>
      </w:pPr>
      <w:r w:rsidRPr="008930C6">
        <w:rPr>
          <w:rFonts w:ascii="Garamond" w:hAnsi="Garamond" w:cs="Didot"/>
          <w:b/>
          <w:bCs/>
          <w:sz w:val="36"/>
          <w:szCs w:val="36"/>
        </w:rPr>
        <w:t xml:space="preserve"> Background Work with </w:t>
      </w:r>
      <w:proofErr w:type="spellStart"/>
      <w:r w:rsidRPr="008930C6">
        <w:rPr>
          <w:rFonts w:ascii="Garamond" w:hAnsi="Garamond" w:cs="Didot"/>
          <w:b/>
          <w:bCs/>
          <w:sz w:val="36"/>
          <w:szCs w:val="36"/>
        </w:rPr>
        <w:t>WorkManager</w:t>
      </w:r>
      <w:proofErr w:type="spellEnd"/>
    </w:p>
    <w:bookmarkEnd w:id="2"/>
    <w:bookmarkEnd w:id="3"/>
    <w:p w14:paraId="347C0240" w14:textId="77777777" w:rsidR="00304243" w:rsidRPr="00C6335B" w:rsidRDefault="00304243" w:rsidP="00304243">
      <w:pPr>
        <w:pBdr>
          <w:bottom w:val="single" w:sz="6" w:space="1" w:color="auto"/>
        </w:pBdr>
        <w:jc w:val="both"/>
        <w:rPr>
          <w:rFonts w:ascii="Garamond" w:hAnsi="Garamond" w:cs="Didot"/>
          <w:b/>
          <w:bCs/>
        </w:rPr>
      </w:pPr>
    </w:p>
    <w:p w14:paraId="146F1151" w14:textId="77777777" w:rsidR="00304243" w:rsidRPr="00C6335B" w:rsidRDefault="00304243" w:rsidP="00304243">
      <w:pPr>
        <w:spacing w:before="120"/>
        <w:jc w:val="both"/>
        <w:rPr>
          <w:rFonts w:ascii="Garamond" w:hAnsi="Garamond" w:cs="Didot"/>
          <w:b/>
          <w:bCs/>
          <w:sz w:val="28"/>
          <w:szCs w:val="28"/>
          <w:u w:val="single"/>
        </w:rPr>
      </w:pPr>
      <w:r w:rsidRPr="00C6335B">
        <w:rPr>
          <w:rFonts w:ascii="Garamond" w:hAnsi="Garamond" w:cs="Didot"/>
          <w:b/>
          <w:bCs/>
          <w:sz w:val="28"/>
          <w:szCs w:val="28"/>
          <w:u w:val="single"/>
        </w:rPr>
        <w:t>Objective</w:t>
      </w:r>
    </w:p>
    <w:p w14:paraId="781D34EE" w14:textId="3F3E6530" w:rsidR="006F43A4" w:rsidRDefault="00346A01" w:rsidP="006F43A4">
      <w:pPr>
        <w:jc w:val="both"/>
        <w:rPr>
          <w:rFonts w:ascii="Garamond" w:hAnsi="Garamond" w:cs="Didot"/>
        </w:rPr>
      </w:pPr>
      <w:r>
        <w:rPr>
          <w:rFonts w:ascii="Garamond" w:hAnsi="Garamond" w:cs="Didot"/>
        </w:rPr>
        <w:t>In this Lab you will practice</w:t>
      </w:r>
      <w:r w:rsidR="00B5381D">
        <w:rPr>
          <w:rFonts w:ascii="Garamond" w:hAnsi="Garamond" w:cs="Didot"/>
        </w:rPr>
        <w:t xml:space="preserve"> how to</w:t>
      </w:r>
      <w:r>
        <w:rPr>
          <w:rFonts w:ascii="Garamond" w:hAnsi="Garamond" w:cs="Didot"/>
        </w:rPr>
        <w:t>:</w:t>
      </w:r>
      <w:r w:rsidR="006F43A4">
        <w:rPr>
          <w:rFonts w:ascii="Garamond" w:hAnsi="Garamond" w:cs="Didot"/>
        </w:rPr>
        <w:t xml:space="preserve"> </w:t>
      </w:r>
    </w:p>
    <w:p w14:paraId="0023F09B" w14:textId="57BCCB90" w:rsidR="006F43A4" w:rsidRDefault="006F43A4" w:rsidP="006F43A4">
      <w:pPr>
        <w:pStyle w:val="ListParagraph"/>
        <w:numPr>
          <w:ilvl w:val="0"/>
          <w:numId w:val="33"/>
        </w:numPr>
        <w:jc w:val="both"/>
        <w:rPr>
          <w:rFonts w:ascii="Garamond" w:hAnsi="Garamond" w:cs="Didot"/>
        </w:rPr>
      </w:pPr>
      <w:r w:rsidRPr="008930C6">
        <w:rPr>
          <w:rFonts w:ascii="Garamond" w:hAnsi="Garamond" w:cs="Didot"/>
        </w:rPr>
        <w:t xml:space="preserve">Use Firebase Authentication and security rules to secure </w:t>
      </w:r>
      <w:proofErr w:type="spellStart"/>
      <w:r w:rsidR="00F52572">
        <w:rPr>
          <w:rFonts w:ascii="Garamond" w:hAnsi="Garamond" w:cs="Didot"/>
        </w:rPr>
        <w:t>Firestore</w:t>
      </w:r>
      <w:proofErr w:type="spellEnd"/>
      <w:r w:rsidRPr="008930C6">
        <w:rPr>
          <w:rFonts w:ascii="Garamond" w:hAnsi="Garamond" w:cs="Didot"/>
        </w:rPr>
        <w:t xml:space="preserve"> data and application</w:t>
      </w:r>
    </w:p>
    <w:p w14:paraId="7DCB1C59" w14:textId="75754D08" w:rsidR="006F43A4" w:rsidRDefault="006F43A4" w:rsidP="006F43A4">
      <w:pPr>
        <w:pStyle w:val="ListParagraph"/>
        <w:numPr>
          <w:ilvl w:val="0"/>
          <w:numId w:val="33"/>
        </w:numPr>
        <w:jc w:val="both"/>
        <w:rPr>
          <w:rFonts w:ascii="Garamond" w:hAnsi="Garamond" w:cs="Didot"/>
        </w:rPr>
      </w:pPr>
      <w:r w:rsidRPr="008930C6">
        <w:rPr>
          <w:rFonts w:ascii="Garamond" w:hAnsi="Garamond" w:cs="Didot"/>
        </w:rPr>
        <w:t xml:space="preserve">Create </w:t>
      </w:r>
      <w:r w:rsidR="00747670">
        <w:rPr>
          <w:rFonts w:ascii="Garamond" w:hAnsi="Garamond" w:cs="Didot"/>
        </w:rPr>
        <w:t xml:space="preserve">a </w:t>
      </w:r>
      <w:r w:rsidRPr="008930C6">
        <w:rPr>
          <w:rFonts w:ascii="Garamond" w:hAnsi="Garamond" w:cs="Didot"/>
        </w:rPr>
        <w:t xml:space="preserve">Cloud Storage bucket to </w:t>
      </w:r>
      <w:r>
        <w:rPr>
          <w:rFonts w:ascii="Garamond" w:hAnsi="Garamond" w:cs="Didot"/>
        </w:rPr>
        <w:t>u</w:t>
      </w:r>
      <w:r w:rsidRPr="008930C6">
        <w:rPr>
          <w:rFonts w:ascii="Garamond" w:hAnsi="Garamond" w:cs="Didot"/>
        </w:rPr>
        <w:t xml:space="preserve">pload and download files </w:t>
      </w:r>
    </w:p>
    <w:p w14:paraId="4B895DB4" w14:textId="77777777" w:rsidR="006F43A4" w:rsidRDefault="006F43A4" w:rsidP="006F43A4">
      <w:pPr>
        <w:pStyle w:val="ListParagraph"/>
        <w:numPr>
          <w:ilvl w:val="0"/>
          <w:numId w:val="33"/>
        </w:numPr>
        <w:jc w:val="both"/>
        <w:rPr>
          <w:rFonts w:ascii="Garamond" w:hAnsi="Garamond" w:cs="Didot"/>
        </w:rPr>
      </w:pPr>
      <w:r w:rsidRPr="008930C6">
        <w:rPr>
          <w:rFonts w:ascii="Garamond" w:hAnsi="Garamond" w:cs="Didot"/>
        </w:rPr>
        <w:t xml:space="preserve">Create Background Work with </w:t>
      </w:r>
      <w:proofErr w:type="spellStart"/>
      <w:r w:rsidRPr="008930C6">
        <w:rPr>
          <w:rFonts w:ascii="Garamond" w:hAnsi="Garamond" w:cs="Didot"/>
        </w:rPr>
        <w:t>WorkManager</w:t>
      </w:r>
      <w:proofErr w:type="spellEnd"/>
      <w:r w:rsidRPr="008930C6">
        <w:rPr>
          <w:rFonts w:ascii="Garamond" w:hAnsi="Garamond" w:cs="Didot"/>
        </w:rPr>
        <w:t xml:space="preserve"> and </w:t>
      </w:r>
      <w:r>
        <w:rPr>
          <w:rFonts w:ascii="Garamond" w:hAnsi="Garamond" w:cs="Didot"/>
        </w:rPr>
        <w:t>support</w:t>
      </w:r>
      <w:r w:rsidRPr="008930C6">
        <w:rPr>
          <w:rFonts w:ascii="Garamond" w:hAnsi="Garamond" w:cs="Didot"/>
        </w:rPr>
        <w:t xml:space="preserve"> both asynchronous one-off and periodic tasks </w:t>
      </w:r>
    </w:p>
    <w:p w14:paraId="5D50F94D" w14:textId="7B2D2571" w:rsidR="006F43A4" w:rsidRDefault="001137DE" w:rsidP="006F43A4">
      <w:pPr>
        <w:jc w:val="both"/>
        <w:rPr>
          <w:rFonts w:ascii="Garamond" w:hAnsi="Garamond" w:cs="Dido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AB05E87" wp14:editId="4E5880ED">
                <wp:simplePos x="0" y="0"/>
                <wp:positionH relativeFrom="column">
                  <wp:posOffset>1007572</wp:posOffset>
                </wp:positionH>
                <wp:positionV relativeFrom="paragraph">
                  <wp:posOffset>91952</wp:posOffset>
                </wp:positionV>
                <wp:extent cx="2901315" cy="2501900"/>
                <wp:effectExtent l="0" t="0" r="0" b="0"/>
                <wp:wrapSquare wrapText="bothSides"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315" cy="2501900"/>
                          <a:chOff x="1566153" y="9727"/>
                          <a:chExt cx="2902045" cy="2502103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A screenshot of a video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6153" y="19455"/>
                            <a:ext cx="1401445" cy="249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4213" y="9727"/>
                            <a:ext cx="1403985" cy="2496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4CF54" id="Group 74" o:spid="_x0000_s1026" style="position:absolute;margin-left:79.35pt;margin-top:7.25pt;width:228.45pt;height:197pt;z-index:251710464;mso-width-relative:margin;mso-height-relative:margin" coordorigin="15661,97" coordsize="29020,25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A screenshot of a video game&#10;&#10;Description automatically generated" style="position:absolute;left:15661;top:194;width:14014;height:24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">
                  <v:imagedata r:id="rId9" o:title="A screenshot of a video game&#10;&#10;Description automatically generated"/>
                </v:shape>
                <v:shape id="Picture 72" o:spid="_x0000_s1028" type="#_x0000_t75" alt="A picture containing text&#10;&#10;Description automatically generated" style="position:absolute;left:30642;top:97;width:14039;height:24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">
                  <v:imagedata r:id="rId10" o:title="A picture containing text&#10;&#10;Description automatically generated"/>
                </v:shape>
                <w10:wrap type="square"/>
              </v:group>
            </w:pict>
          </mc:Fallback>
        </mc:AlternateContent>
      </w:r>
      <w:ins w:id="6" w:author="Waleed Bin Owais" w:date="2021-11-08T14:11:00Z">
        <w:r>
          <w:rPr>
            <w:rFonts w:ascii="Garamond" w:hAnsi="Garamond" w:cs="Didot"/>
            <w:lang w:val="en-AU" w:eastAsia="en-AU"/>
          </w:rPr>
          <w:t xml:space="preserve"> </w:t>
        </w:r>
      </w:ins>
    </w:p>
    <w:p w14:paraId="4323D57B" w14:textId="6E9BB15D" w:rsidR="00304243" w:rsidRPr="00C6335B" w:rsidRDefault="00F916BF" w:rsidP="008930C6">
      <w:pPr>
        <w:jc w:val="both"/>
        <w:rPr>
          <w:rFonts w:ascii="Garamond" w:hAnsi="Garamond"/>
        </w:rPr>
      </w:pPr>
      <w:r w:rsidRPr="00D20A62">
        <w:rPr>
          <w:rFonts w:ascii="Segoe UI" w:hAnsi="Segoe UI" w:cs="Segoe UI"/>
          <w:sz w:val="27"/>
          <w:szCs w:val="27"/>
        </w:rPr>
        <w:fldChar w:fldCharType="begin"/>
      </w:r>
      <w:r w:rsidRPr="00D20A62">
        <w:rPr>
          <w:rFonts w:ascii="Segoe UI" w:hAnsi="Segoe UI" w:cs="Segoe UI"/>
          <w:sz w:val="27"/>
          <w:szCs w:val="27"/>
        </w:rPr>
        <w:instrText xml:space="preserve"> INCLUDEPICTURE "https://miro.medium.com/max/960/0*vnWgSTVC8qoJdusd.png" \* MERGEFORMATINET </w:instrText>
      </w:r>
      <w:r w:rsidRPr="00D20A62">
        <w:rPr>
          <w:rFonts w:ascii="Segoe UI" w:hAnsi="Segoe UI" w:cs="Segoe UI"/>
          <w:sz w:val="27"/>
          <w:szCs w:val="27"/>
        </w:rPr>
        <w:fldChar w:fldCharType="end"/>
      </w:r>
      <w:bookmarkStart w:id="7" w:name="OLE_LINK78"/>
      <w:bookmarkStart w:id="8" w:name="OLE_LINK79"/>
      <w:r w:rsidR="002005E9" w:rsidRPr="00D20A62">
        <w:rPr>
          <w:rFonts w:ascii="Segoe UI" w:hAnsi="Segoe UI" w:cs="Segoe UI"/>
          <w:sz w:val="27"/>
          <w:szCs w:val="27"/>
        </w:rPr>
        <w:fldChar w:fldCharType="begin"/>
      </w:r>
      <w:r w:rsidR="002005E9" w:rsidRPr="00D20A62">
        <w:rPr>
          <w:rFonts w:ascii="Segoe UI" w:hAnsi="Segoe UI" w:cs="Segoe UI"/>
          <w:sz w:val="27"/>
          <w:szCs w:val="27"/>
        </w:rPr>
        <w:instrText xml:space="preserve"> INCLUDEPICTURE "https://miro.medium.com/max/960/1*h1Qxz2tOjXFJeXztW1CWfA.png" \* MERGEFORMATINET </w:instrText>
      </w:r>
      <w:r w:rsidR="002005E9" w:rsidRPr="00D20A62">
        <w:rPr>
          <w:rFonts w:ascii="Segoe UI" w:hAnsi="Segoe UI" w:cs="Segoe UI"/>
          <w:sz w:val="27"/>
          <w:szCs w:val="27"/>
        </w:rPr>
        <w:fldChar w:fldCharType="end"/>
      </w:r>
      <w:bookmarkEnd w:id="7"/>
      <w:bookmarkEnd w:id="8"/>
    </w:p>
    <w:p w14:paraId="24B17FF9" w14:textId="5C45C1EA" w:rsidR="006F43A4" w:rsidRDefault="006F43A4" w:rsidP="006F43A4"/>
    <w:p w14:paraId="581B9B22" w14:textId="134F3135" w:rsidR="00213C00" w:rsidRDefault="00213C00" w:rsidP="008930C6">
      <w:pPr>
        <w:jc w:val="center"/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0BA89575" w14:textId="77777777" w:rsidR="001E14B2" w:rsidRDefault="001E14B2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0697E9E4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6E2BE38F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2D07101B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5A0AD932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74778E37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7E40F541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417673D2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56F2C74C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334A0944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150DE469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4E72A1C6" w14:textId="77777777" w:rsidR="008828E9" w:rsidRDefault="008828E9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32CA71BF" w14:textId="54E0C857" w:rsidR="00304243" w:rsidRPr="00C6335B" w:rsidRDefault="00304243" w:rsidP="0078431F">
      <w:pPr>
        <w:rPr>
          <w:rFonts w:ascii="Garamond" w:hAnsi="Garamond" w:cs="Didot"/>
          <w:b/>
          <w:bCs/>
          <w:color w:val="2E74B5" w:themeColor="accent5" w:themeShade="BF"/>
          <w:sz w:val="28"/>
          <w:szCs w:val="28"/>
          <w:u w:val="single"/>
        </w:rPr>
      </w:pPr>
      <w:r w:rsidRPr="00C6335B">
        <w:rPr>
          <w:rFonts w:ascii="Garamond" w:hAnsi="Garamond" w:cs="Didot"/>
          <w:b/>
          <w:bCs/>
          <w:sz w:val="28"/>
          <w:szCs w:val="28"/>
          <w:u w:val="single"/>
        </w:rPr>
        <w:t>Preparation</w:t>
      </w:r>
    </w:p>
    <w:p w14:paraId="1B7A7B70" w14:textId="76444D9A" w:rsidR="00304243" w:rsidRDefault="00304243" w:rsidP="0085041A">
      <w:pPr>
        <w:pStyle w:val="ListParagraph"/>
        <w:numPr>
          <w:ilvl w:val="0"/>
          <w:numId w:val="17"/>
        </w:numPr>
        <w:spacing w:before="120"/>
        <w:jc w:val="both"/>
        <w:rPr>
          <w:rFonts w:ascii="Garamond" w:hAnsi="Garamond" w:cs="Didot"/>
        </w:rPr>
      </w:pPr>
      <w:bookmarkStart w:id="9" w:name="OLE_LINK6"/>
      <w:bookmarkStart w:id="10" w:name="OLE_LINK15"/>
      <w:bookmarkStart w:id="11" w:name="OLE_LINK1"/>
      <w:bookmarkStart w:id="12" w:name="OLE_LINK2"/>
      <w:r w:rsidRPr="0085041A">
        <w:rPr>
          <w:rFonts w:ascii="Garamond" w:hAnsi="Garamond" w:cs="Didot"/>
        </w:rPr>
        <w:t xml:space="preserve">Sync the Lab GitHub repo and </w:t>
      </w:r>
      <w:bookmarkEnd w:id="9"/>
      <w:bookmarkEnd w:id="10"/>
      <w:r w:rsidRPr="0085041A">
        <w:rPr>
          <w:rFonts w:ascii="Garamond" w:hAnsi="Garamond" w:cs="Didot"/>
        </w:rPr>
        <w:t xml:space="preserve">copy the </w:t>
      </w:r>
      <w:r w:rsidRPr="0085041A">
        <w:rPr>
          <w:rFonts w:ascii="Garamond" w:hAnsi="Garamond" w:cs="Didot"/>
          <w:b/>
          <w:bCs/>
        </w:rPr>
        <w:t xml:space="preserve">Lab </w:t>
      </w:r>
      <w:r w:rsidR="0078431F" w:rsidRPr="0085041A">
        <w:rPr>
          <w:rFonts w:ascii="Garamond" w:hAnsi="Garamond" w:cs="Didot"/>
          <w:b/>
          <w:bCs/>
        </w:rPr>
        <w:t>1</w:t>
      </w:r>
      <w:r w:rsidR="004C2DA1">
        <w:rPr>
          <w:rFonts w:ascii="Garamond" w:hAnsi="Garamond" w:cs="Didot"/>
          <w:b/>
          <w:bCs/>
        </w:rPr>
        <w:t>2</w:t>
      </w:r>
      <w:r w:rsidRPr="0085041A">
        <w:rPr>
          <w:rFonts w:ascii="Garamond" w:hAnsi="Garamond" w:cs="Didot"/>
          <w:b/>
          <w:bCs/>
        </w:rPr>
        <w:t>-</w:t>
      </w:r>
      <w:bookmarkStart w:id="13" w:name="OLE_LINK21"/>
      <w:bookmarkStart w:id="14" w:name="OLE_LINK22"/>
      <w:r w:rsidR="00954787">
        <w:rPr>
          <w:rFonts w:ascii="Garamond" w:hAnsi="Garamond" w:cs="Didot"/>
          <w:b/>
          <w:bCs/>
        </w:rPr>
        <w:t xml:space="preserve">Cloud </w:t>
      </w:r>
      <w:proofErr w:type="spellStart"/>
      <w:r w:rsidR="00F52572">
        <w:rPr>
          <w:rFonts w:ascii="Garamond" w:hAnsi="Garamond" w:cs="Didot"/>
          <w:b/>
          <w:bCs/>
        </w:rPr>
        <w:t>Firestore</w:t>
      </w:r>
      <w:proofErr w:type="spellEnd"/>
      <w:r w:rsidR="002A31A2">
        <w:rPr>
          <w:rFonts w:ascii="Garamond" w:hAnsi="Garamond" w:cs="Didot"/>
          <w:b/>
          <w:bCs/>
        </w:rPr>
        <w:t xml:space="preserve"> </w:t>
      </w:r>
      <w:r w:rsidR="00F36BAD">
        <w:rPr>
          <w:rFonts w:ascii="Garamond" w:hAnsi="Garamond" w:cs="Didot"/>
          <w:b/>
          <w:bCs/>
        </w:rPr>
        <w:t>and</w:t>
      </w:r>
      <w:r w:rsidR="002A31A2">
        <w:rPr>
          <w:rFonts w:ascii="Garamond" w:hAnsi="Garamond" w:cs="Didot"/>
          <w:b/>
          <w:bCs/>
        </w:rPr>
        <w:t xml:space="preserve"> Background Processing</w:t>
      </w:r>
      <w:r w:rsidRPr="0085041A">
        <w:rPr>
          <w:rFonts w:ascii="Garamond" w:hAnsi="Garamond" w:cs="Didot"/>
          <w:b/>
          <w:bCs/>
        </w:rPr>
        <w:t xml:space="preserve"> </w:t>
      </w:r>
      <w:bookmarkEnd w:id="13"/>
      <w:bookmarkEnd w:id="14"/>
      <w:r w:rsidRPr="0085041A">
        <w:rPr>
          <w:rFonts w:ascii="Garamond" w:hAnsi="Garamond" w:cs="Didot"/>
        </w:rPr>
        <w:t>folder into your repository.</w:t>
      </w:r>
    </w:p>
    <w:p w14:paraId="62A167F8" w14:textId="3A6257F1" w:rsidR="00833B2D" w:rsidRDefault="00833B2D" w:rsidP="0085041A">
      <w:pPr>
        <w:pStyle w:val="ListParagraph"/>
        <w:numPr>
          <w:ilvl w:val="0"/>
          <w:numId w:val="17"/>
        </w:numPr>
        <w:spacing w:before="120"/>
        <w:jc w:val="both"/>
        <w:rPr>
          <w:rFonts w:ascii="Garamond" w:hAnsi="Garamond" w:cs="Didot"/>
        </w:rPr>
      </w:pPr>
      <w:r w:rsidRPr="00833B2D">
        <w:rPr>
          <w:rFonts w:ascii="Garamond" w:hAnsi="Garamond" w:cs="Didot"/>
        </w:rPr>
        <w:t xml:space="preserve">Import the </w:t>
      </w:r>
      <w:proofErr w:type="spellStart"/>
      <w:r w:rsidRPr="008930C6">
        <w:rPr>
          <w:rFonts w:ascii="Garamond" w:hAnsi="Garamond" w:cs="Didot"/>
          <w:b/>
          <w:bCs/>
        </w:rPr>
        <w:t>TodoList</w:t>
      </w:r>
      <w:proofErr w:type="spellEnd"/>
      <w:r>
        <w:rPr>
          <w:rFonts w:ascii="Garamond" w:hAnsi="Garamond" w:cs="Didot"/>
        </w:rPr>
        <w:t xml:space="preserve"> </w:t>
      </w:r>
      <w:r w:rsidRPr="00833B2D">
        <w:rPr>
          <w:rFonts w:ascii="Garamond" w:hAnsi="Garamond" w:cs="Didot"/>
        </w:rPr>
        <w:t>project into Android Studio. You will probably see some compilation errors or maybe warning</w:t>
      </w:r>
      <w:r>
        <w:rPr>
          <w:rFonts w:ascii="Garamond" w:hAnsi="Garamond" w:cs="Didot"/>
        </w:rPr>
        <w:t xml:space="preserve"> messages</w:t>
      </w:r>
      <w:r w:rsidRPr="00833B2D">
        <w:rPr>
          <w:rFonts w:ascii="Garamond" w:hAnsi="Garamond" w:cs="Didot"/>
        </w:rPr>
        <w:t>. We'll correct this in the next section</w:t>
      </w:r>
      <w:r w:rsidR="00950A85">
        <w:rPr>
          <w:rFonts w:ascii="Garamond" w:hAnsi="Garamond" w:cs="Didot"/>
        </w:rPr>
        <w:t>s</w:t>
      </w:r>
      <w:r w:rsidRPr="00833B2D">
        <w:rPr>
          <w:rFonts w:ascii="Garamond" w:hAnsi="Garamond" w:cs="Didot"/>
        </w:rPr>
        <w:t>.</w:t>
      </w:r>
    </w:p>
    <w:bookmarkStart w:id="15" w:name="OLE_LINK39"/>
    <w:bookmarkStart w:id="16" w:name="OLE_LINK40"/>
    <w:bookmarkEnd w:id="11"/>
    <w:bookmarkEnd w:id="12"/>
    <w:p w14:paraId="204F2DD2" w14:textId="20655F53" w:rsidR="00304243" w:rsidRDefault="00304243" w:rsidP="0085041A">
      <w:pPr>
        <w:pStyle w:val="HTMLPreformatted"/>
        <w:shd w:val="clear" w:color="auto" w:fill="FFFFFF"/>
        <w:ind w:left="720"/>
        <w:rPr>
          <w:rFonts w:ascii="Garamond" w:hAnsi="Garamond" w:cs="Didot"/>
          <w:b/>
          <w:bCs/>
          <w:sz w:val="30"/>
          <w:szCs w:val="30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49024" behindDoc="0" locked="0" layoutInCell="1" allowOverlap="1" wp14:anchorId="4A094057" wp14:editId="5B38CD10">
                <wp:simplePos x="0" y="0"/>
                <wp:positionH relativeFrom="column">
                  <wp:posOffset>5818920</wp:posOffset>
                </wp:positionH>
                <wp:positionV relativeFrom="paragraph">
                  <wp:posOffset>127939</wp:posOffset>
                </wp:positionV>
                <wp:extent cx="360" cy="360"/>
                <wp:effectExtent l="50800" t="38100" r="3810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17F0B" id="Ink 12" o:spid="_x0000_s1026" type="#_x0000_t75" style="position:absolute;margin-left:457.5pt;margin-top:9.35pt;width:1.45pt;height:1.4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BlF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">
                <v:imagedata r:id="rId18" o:title=""/>
              </v:shape>
            </w:pict>
          </mc:Fallback>
        </mc:AlternateContent>
      </w:r>
      <w:r>
        <w:rPr>
          <w:rFonts w:ascii="Garamond" w:hAnsi="Garamond" w:cs="Didot"/>
          <w:b/>
          <w:bCs/>
          <w:sz w:val="30"/>
          <w:szCs w:val="30"/>
          <w:u w:val="single"/>
        </w:rPr>
        <w:br w:type="page"/>
      </w:r>
    </w:p>
    <w:p w14:paraId="39C3DF0A" w14:textId="77777777" w:rsidR="009A374A" w:rsidRDefault="009A374A" w:rsidP="00012F8B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bookmarkStart w:id="17" w:name="OLE_LINK101"/>
      <w:bookmarkStart w:id="18" w:name="OLE_LINK102"/>
      <w:bookmarkStart w:id="19" w:name="OLE_LINK67"/>
      <w:bookmarkStart w:id="20" w:name="OLE_LINK68"/>
    </w:p>
    <w:p w14:paraId="16C3B66B" w14:textId="0C68779A" w:rsidR="0023471E" w:rsidRDefault="008840F2" w:rsidP="00012F8B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r>
        <w:rPr>
          <w:rFonts w:ascii="Garamond" w:hAnsi="Garamond" w:cs="Didot"/>
          <w:b/>
          <w:bCs/>
          <w:sz w:val="30"/>
          <w:szCs w:val="30"/>
          <w:u w:val="single"/>
        </w:rPr>
        <w:t>PART B</w:t>
      </w:r>
      <w:r w:rsidR="00012F8B">
        <w:rPr>
          <w:rFonts w:ascii="Garamond" w:hAnsi="Garamond" w:cs="Didot"/>
          <w:b/>
          <w:bCs/>
          <w:sz w:val="30"/>
          <w:szCs w:val="30"/>
          <w:u w:val="single"/>
        </w:rPr>
        <w:t xml:space="preserve">: </w:t>
      </w:r>
      <w:r w:rsidR="008464E7">
        <w:rPr>
          <w:rFonts w:ascii="Garamond" w:hAnsi="Garamond" w:cs="Didot"/>
          <w:b/>
          <w:bCs/>
          <w:sz w:val="30"/>
          <w:szCs w:val="30"/>
          <w:u w:val="single"/>
        </w:rPr>
        <w:t xml:space="preserve">Cloud </w:t>
      </w:r>
      <w:r w:rsidR="009957B5">
        <w:rPr>
          <w:rFonts w:ascii="Garamond" w:hAnsi="Garamond" w:cs="Didot"/>
          <w:b/>
          <w:bCs/>
          <w:sz w:val="30"/>
          <w:szCs w:val="30"/>
          <w:u w:val="single"/>
        </w:rPr>
        <w:t>Firebase</w:t>
      </w:r>
      <w:r w:rsidR="0023471E">
        <w:rPr>
          <w:rFonts w:ascii="Garamond" w:hAnsi="Garamond" w:cs="Didot"/>
          <w:b/>
          <w:bCs/>
          <w:sz w:val="30"/>
          <w:szCs w:val="30"/>
          <w:u w:val="single"/>
        </w:rPr>
        <w:t xml:space="preserve"> </w:t>
      </w:r>
      <w:r w:rsidR="009957B5">
        <w:rPr>
          <w:rFonts w:ascii="Garamond" w:hAnsi="Garamond" w:cs="Didot"/>
          <w:b/>
          <w:bCs/>
          <w:sz w:val="30"/>
          <w:szCs w:val="30"/>
          <w:u w:val="single"/>
        </w:rPr>
        <w:t xml:space="preserve">Storage  </w:t>
      </w:r>
    </w:p>
    <w:p w14:paraId="764DE3A3" w14:textId="315AC520" w:rsidR="00DF2D01" w:rsidRPr="00E037DB" w:rsidRDefault="0023471E" w:rsidP="0023471E">
      <w:pPr>
        <w:rPr>
          <w:rFonts w:ascii="Garamond" w:hAnsi="Garamond"/>
        </w:rPr>
      </w:pPr>
      <w:r>
        <w:rPr>
          <w:rFonts w:ascii="Garamond" w:hAnsi="Garamond"/>
        </w:rPr>
        <w:t>I</w:t>
      </w:r>
      <w:r w:rsidRPr="00E037DB">
        <w:rPr>
          <w:rFonts w:ascii="Garamond" w:hAnsi="Garamond"/>
        </w:rPr>
        <w:t>n this section</w:t>
      </w:r>
      <w:r w:rsidR="00747670">
        <w:rPr>
          <w:rFonts w:ascii="Garamond" w:hAnsi="Garamond"/>
        </w:rPr>
        <w:t>,</w:t>
      </w:r>
      <w:r w:rsidRPr="00E037DB">
        <w:rPr>
          <w:rFonts w:ascii="Garamond" w:hAnsi="Garamond"/>
        </w:rPr>
        <w:t xml:space="preserve"> </w:t>
      </w:r>
      <w:proofErr w:type="gramStart"/>
      <w:r w:rsidRPr="00E037DB">
        <w:rPr>
          <w:rFonts w:ascii="Garamond" w:hAnsi="Garamond"/>
        </w:rPr>
        <w:t xml:space="preserve">we </w:t>
      </w:r>
      <w:r w:rsidR="001F4F8E">
        <w:rPr>
          <w:rFonts w:ascii="Garamond" w:hAnsi="Garamond"/>
        </w:rPr>
        <w:t xml:space="preserve"> add</w:t>
      </w:r>
      <w:proofErr w:type="gramEnd"/>
      <w:r w:rsidR="001F4F8E">
        <w:rPr>
          <w:rFonts w:ascii="Garamond" w:hAnsi="Garamond"/>
        </w:rPr>
        <w:t xml:space="preserve"> the images for the project and upload them to firebase storage</w:t>
      </w:r>
    </w:p>
    <w:p w14:paraId="18141F11" w14:textId="2491A38F" w:rsidR="00934541" w:rsidRDefault="00934541" w:rsidP="00012F8B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r>
        <w:rPr>
          <w:rFonts w:ascii="Garamond" w:hAnsi="Garamond" w:cs="Didot"/>
          <w:b/>
          <w:bCs/>
          <w:noProof/>
          <w:sz w:val="30"/>
          <w:szCs w:val="30"/>
          <w:u w:val="single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7BC8756" wp14:editId="3C6FDA93">
                <wp:simplePos x="0" y="0"/>
                <wp:positionH relativeFrom="column">
                  <wp:posOffset>0</wp:posOffset>
                </wp:positionH>
                <wp:positionV relativeFrom="paragraph">
                  <wp:posOffset>210820</wp:posOffset>
                </wp:positionV>
                <wp:extent cx="5499100" cy="2370455"/>
                <wp:effectExtent l="0" t="0" r="0" b="4445"/>
                <wp:wrapTopAndBottom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2370455"/>
                          <a:chOff x="0" y="0"/>
                          <a:chExt cx="5499100" cy="2370455"/>
                        </a:xfrm>
                      </wpg:grpSpPr>
                      <pic:pic xmlns:pic="http://schemas.openxmlformats.org/drawingml/2006/picture">
                        <pic:nvPicPr>
                          <pic:cNvPr id="41" name="Picture 41" descr="A screenshot of a video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4347" y="81280"/>
                            <a:ext cx="128524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280"/>
                            <a:ext cx="1285875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81280"/>
                            <a:ext cx="1285875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5600" y="0"/>
                            <a:ext cx="1333500" cy="2370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0FC05C" id="Group 40" o:spid="_x0000_s1026" style="position:absolute;margin-left:0;margin-top:16.6pt;width:433pt;height:186.65pt;z-index:251702272" coordsize="54991,23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">
                <v:shape id="Picture 41" o:spid="_x0000_s1027" type="#_x0000_t75" alt="A screenshot of a video game&#10;&#10;Description automatically generated" style="position:absolute;left:13343;top:812;width:12852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">
                  <v:imagedata r:id="rId23" o:title="A screenshot of a video game&#10;&#10;Description automatically generated"/>
                </v:shape>
                <v:shape id="Picture 42" o:spid="_x0000_s1028" type="#_x0000_t75" alt="Graphical user interface, text, application&#10;&#10;Description automatically generated" style="position:absolute;top:812;width:12858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">
                  <v:imagedata r:id="rId24" o:title="Graphical user interface, text, application&#10;&#10;Description automatically generated"/>
                </v:shape>
                <v:shape id="Picture 43" o:spid="_x0000_s1029" type="#_x0000_t75" alt="Graphical user interface, application&#10;&#10;Description automatically generated" style="position:absolute;left:27432;top:812;width:12858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">
                  <v:imagedata r:id="rId25" o:title="Graphical user interface, application&#10;&#10;Description automatically generated"/>
                </v:shape>
                <v:shape id="Picture 44" o:spid="_x0000_s1030" type="#_x0000_t75" alt="Graphical user interface, application&#10;&#10;Description automatically generated" style="position:absolute;left:41656;width:13335;height:2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">
                  <v:imagedata r:id="rId26" o:title="Graphical user interface, application&#10;&#10;Description automatically generated"/>
                </v:shape>
                <w10:wrap type="topAndBottom"/>
              </v:group>
            </w:pict>
          </mc:Fallback>
        </mc:AlternateContent>
      </w:r>
      <w:bookmarkEnd w:id="17"/>
      <w:bookmarkEnd w:id="18"/>
    </w:p>
    <w:p w14:paraId="1631F86C" w14:textId="77777777" w:rsidR="00934541" w:rsidRDefault="00934541" w:rsidP="00012F8B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02419FAC" w14:textId="2E5BD6CC" w:rsidR="006B7300" w:rsidRDefault="0086703D" w:rsidP="001A2FB2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bookmarkStart w:id="21" w:name="OLE_LINK46"/>
      <w:bookmarkStart w:id="22" w:name="OLE_LINK47"/>
      <w:r>
        <w:rPr>
          <w:rFonts w:ascii="Garamond" w:hAnsi="Garamond"/>
        </w:rPr>
        <w:t xml:space="preserve">Add the following </w:t>
      </w:r>
      <w:r w:rsidR="00934541">
        <w:rPr>
          <w:rFonts w:ascii="Garamond" w:hAnsi="Garamond"/>
        </w:rPr>
        <w:t>dependencies</w:t>
      </w:r>
      <w:r w:rsidR="005D5B3B">
        <w:rPr>
          <w:rFonts w:ascii="Garamond" w:hAnsi="Garamond"/>
        </w:rPr>
        <w:t xml:space="preserve"> to use Firebase Storage</w:t>
      </w:r>
      <w:r w:rsidR="00934541">
        <w:rPr>
          <w:rFonts w:ascii="Garamond" w:hAnsi="Garamond"/>
        </w:rPr>
        <w:t xml:space="preserve"> and to </w:t>
      </w:r>
      <w:r w:rsidR="00C00E4D">
        <w:rPr>
          <w:rFonts w:ascii="Garamond" w:hAnsi="Garamond"/>
        </w:rPr>
        <w:t xml:space="preserve">download and </w:t>
      </w:r>
      <w:r w:rsidR="00934541">
        <w:rPr>
          <w:rFonts w:ascii="Garamond" w:hAnsi="Garamond"/>
        </w:rPr>
        <w:t>display images inside your adapter</w:t>
      </w:r>
    </w:p>
    <w:bookmarkEnd w:id="21"/>
    <w:bookmarkEnd w:id="22"/>
    <w:p w14:paraId="41F3968A" w14:textId="5A185B3C" w:rsidR="00934541" w:rsidRDefault="0086703D">
      <w:pPr>
        <w:pStyle w:val="HTMLPreformatted"/>
        <w:shd w:val="clear" w:color="auto" w:fill="FFFFFF"/>
        <w:ind w:left="720"/>
        <w:rPr>
          <w:rFonts w:ascii="Menlo" w:hAnsi="Menlo" w:cs="Menlo"/>
          <w:i/>
          <w:iCs/>
          <w:color w:val="8C8C8C"/>
        </w:rPr>
      </w:pPr>
      <w:r w:rsidRPr="008930C6">
        <w:rPr>
          <w:rFonts w:ascii="Menlo" w:hAnsi="Menlo" w:cs="Menlo"/>
          <w:i/>
          <w:iCs/>
          <w:color w:val="8C8C8C"/>
        </w:rPr>
        <w:t>// Firebase storage</w:t>
      </w:r>
      <w:r w:rsidRPr="008930C6">
        <w:rPr>
          <w:rFonts w:ascii="Menlo" w:hAnsi="Menlo" w:cs="Menlo"/>
          <w:i/>
          <w:iCs/>
          <w:color w:val="8C8C8C"/>
        </w:rPr>
        <w:br/>
      </w:r>
      <w:r w:rsidRPr="008930C6">
        <w:rPr>
          <w:rFonts w:ascii="Menlo" w:hAnsi="Menlo" w:cs="Menlo"/>
          <w:color w:val="080808"/>
        </w:rPr>
        <w:t xml:space="preserve">implementation </w:t>
      </w:r>
      <w:r w:rsidRPr="008930C6">
        <w:rPr>
          <w:rFonts w:ascii="Menlo" w:hAnsi="Menlo" w:cs="Menlo"/>
          <w:color w:val="067D17"/>
        </w:rPr>
        <w:t>'</w:t>
      </w:r>
      <w:proofErr w:type="gramStart"/>
      <w:r w:rsidRPr="008930C6">
        <w:rPr>
          <w:rFonts w:ascii="Menlo" w:hAnsi="Menlo" w:cs="Menlo"/>
          <w:color w:val="067D17"/>
        </w:rPr>
        <w:t>com.google</w:t>
      </w:r>
      <w:proofErr w:type="gramEnd"/>
      <w:r w:rsidRPr="008930C6">
        <w:rPr>
          <w:rFonts w:ascii="Menlo" w:hAnsi="Menlo" w:cs="Menlo"/>
          <w:color w:val="067D17"/>
        </w:rPr>
        <w:t>.firebase:firebase-storage-ktx:19.2.0'</w:t>
      </w:r>
      <w:r w:rsidRPr="008930C6">
        <w:rPr>
          <w:rFonts w:ascii="Menlo" w:hAnsi="Menlo" w:cs="Menlo"/>
          <w:color w:val="067D17"/>
        </w:rPr>
        <w:br/>
      </w:r>
    </w:p>
    <w:p w14:paraId="1594074E" w14:textId="1C9958E2" w:rsidR="0086703D" w:rsidRPr="008930C6" w:rsidRDefault="0086703D" w:rsidP="008930C6">
      <w:pPr>
        <w:pStyle w:val="HTMLPreformatted"/>
        <w:shd w:val="clear" w:color="auto" w:fill="FFFFFF"/>
        <w:ind w:left="720"/>
        <w:rPr>
          <w:rFonts w:ascii="Menlo" w:hAnsi="Menlo" w:cs="Menlo"/>
          <w:color w:val="080808"/>
        </w:rPr>
      </w:pPr>
      <w:r w:rsidRPr="008930C6">
        <w:rPr>
          <w:rFonts w:ascii="Menlo" w:hAnsi="Menlo" w:cs="Menlo"/>
          <w:i/>
          <w:iCs/>
          <w:color w:val="8C8C8C"/>
        </w:rPr>
        <w:t>// Glide image download library</w:t>
      </w:r>
      <w:r w:rsidRPr="008930C6">
        <w:rPr>
          <w:rFonts w:ascii="Menlo" w:hAnsi="Menlo" w:cs="Menlo"/>
          <w:i/>
          <w:iCs/>
          <w:color w:val="8C8C8C"/>
        </w:rPr>
        <w:br/>
      </w:r>
      <w:r w:rsidRPr="008930C6">
        <w:rPr>
          <w:rFonts w:ascii="Menlo" w:hAnsi="Menlo" w:cs="Menlo"/>
          <w:color w:val="080808"/>
        </w:rPr>
        <w:t xml:space="preserve">implementation </w:t>
      </w:r>
      <w:r w:rsidRPr="008930C6">
        <w:rPr>
          <w:rFonts w:ascii="Menlo" w:hAnsi="Menlo" w:cs="Menlo"/>
          <w:color w:val="067D17"/>
        </w:rPr>
        <w:t>'</w:t>
      </w:r>
      <w:proofErr w:type="gramStart"/>
      <w:r w:rsidRPr="008930C6">
        <w:rPr>
          <w:rFonts w:ascii="Menlo" w:hAnsi="Menlo" w:cs="Menlo"/>
          <w:color w:val="067D17"/>
        </w:rPr>
        <w:t>com.github</w:t>
      </w:r>
      <w:proofErr w:type="gramEnd"/>
      <w:r w:rsidRPr="008930C6">
        <w:rPr>
          <w:rFonts w:ascii="Menlo" w:hAnsi="Menlo" w:cs="Menlo"/>
          <w:color w:val="067D17"/>
        </w:rPr>
        <w:t>.bumptech.glide:glide:4.11.0'</w:t>
      </w:r>
      <w:r w:rsidRPr="008930C6">
        <w:rPr>
          <w:rFonts w:ascii="Menlo" w:hAnsi="Menlo" w:cs="Menlo"/>
          <w:color w:val="067D17"/>
        </w:rPr>
        <w:br/>
      </w:r>
      <w:proofErr w:type="spellStart"/>
      <w:r w:rsidRPr="008930C6">
        <w:rPr>
          <w:rFonts w:ascii="Menlo" w:hAnsi="Menlo" w:cs="Menlo"/>
          <w:color w:val="080808"/>
        </w:rPr>
        <w:t>kapt</w:t>
      </w:r>
      <w:proofErr w:type="spellEnd"/>
      <w:r w:rsidRPr="008930C6">
        <w:rPr>
          <w:rFonts w:ascii="Menlo" w:hAnsi="Menlo" w:cs="Menlo"/>
          <w:color w:val="080808"/>
        </w:rPr>
        <w:t xml:space="preserve"> </w:t>
      </w:r>
      <w:r w:rsidRPr="008930C6">
        <w:rPr>
          <w:rFonts w:ascii="Menlo" w:hAnsi="Menlo" w:cs="Menlo"/>
          <w:color w:val="067D17"/>
        </w:rPr>
        <w:t>'com.github.bumptech.glide:compiler:4.11.0'</w:t>
      </w:r>
    </w:p>
    <w:p w14:paraId="7315FCD7" w14:textId="2BA6D6F2" w:rsidR="0086703D" w:rsidRDefault="0086703D" w:rsidP="008930C6">
      <w:pPr>
        <w:pStyle w:val="ListParagraph"/>
        <w:contextualSpacing/>
        <w:jc w:val="both"/>
        <w:rPr>
          <w:rFonts w:ascii="Garamond" w:hAnsi="Garamond"/>
        </w:rPr>
      </w:pPr>
    </w:p>
    <w:p w14:paraId="7F1887C7" w14:textId="0C9AC15B" w:rsidR="00FE74D0" w:rsidRDefault="00FE74D0" w:rsidP="000469E9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bookmarkStart w:id="23" w:name="OLE_LINK48"/>
      <w:bookmarkStart w:id="24" w:name="OLE_LINK49"/>
      <w:r>
        <w:rPr>
          <w:rFonts w:ascii="Garamond" w:hAnsi="Garamond"/>
        </w:rPr>
        <w:t xml:space="preserve">Create a function called </w:t>
      </w:r>
      <w:proofErr w:type="spellStart"/>
      <w:r w:rsidRPr="008930C6">
        <w:rPr>
          <w:rFonts w:ascii="Garamond" w:hAnsi="Garamond"/>
          <w:b/>
          <w:bCs/>
        </w:rPr>
        <w:t>uploadPhoto</w:t>
      </w:r>
      <w:proofErr w:type="spellEnd"/>
      <w:r w:rsidRPr="00FE74D0" w:rsidDel="00FE74D0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inside the </w:t>
      </w:r>
      <w:proofErr w:type="spellStart"/>
      <w:r>
        <w:rPr>
          <w:rFonts w:ascii="Garamond" w:hAnsi="Garamond"/>
        </w:rPr>
        <w:t>TodoListRepo</w:t>
      </w:r>
      <w:proofErr w:type="spellEnd"/>
      <w:r>
        <w:rPr>
          <w:rFonts w:ascii="Garamond" w:hAnsi="Garamond"/>
        </w:rPr>
        <w:t xml:space="preserve"> that takes Photo URI and upload it to the firebase storage.</w:t>
      </w:r>
      <w:r w:rsidR="00B122A5">
        <w:rPr>
          <w:rFonts w:ascii="Garamond" w:hAnsi="Garamond"/>
        </w:rPr>
        <w:t xml:space="preserve"> Then the function should return the uploaded photo </w:t>
      </w:r>
      <w:r w:rsidR="00747670">
        <w:rPr>
          <w:rFonts w:ascii="Garamond" w:hAnsi="Garamond"/>
        </w:rPr>
        <w:t>URI</w:t>
      </w:r>
    </w:p>
    <w:p w14:paraId="48531496" w14:textId="18BCA5CA" w:rsidR="00FE74D0" w:rsidRPr="008930C6" w:rsidRDefault="00FE74D0" w:rsidP="008930C6">
      <w:pPr>
        <w:pStyle w:val="ListParagraph"/>
        <w:contextualSpacing/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FF2D15C" wp14:editId="2A2118DD">
            <wp:extent cx="5943600" cy="127381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C1AB" w14:textId="40C30F08" w:rsidR="00B122A5" w:rsidRDefault="00B122A5" w:rsidP="000469E9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 xml:space="preserve">Modify the </w:t>
      </w:r>
      <w:proofErr w:type="spellStart"/>
      <w:r w:rsidRPr="008930C6">
        <w:rPr>
          <w:rFonts w:ascii="Garamond" w:hAnsi="Garamond"/>
          <w:b/>
          <w:bCs/>
        </w:rPr>
        <w:t>addProject</w:t>
      </w:r>
      <w:proofErr w:type="spellEnd"/>
      <w:r>
        <w:rPr>
          <w:rFonts w:ascii="Garamond" w:hAnsi="Garamond"/>
        </w:rPr>
        <w:t xml:space="preserve"> function inside the </w:t>
      </w:r>
      <w:proofErr w:type="spellStart"/>
      <w:r>
        <w:rPr>
          <w:rFonts w:ascii="Garamond" w:hAnsi="Garamond"/>
        </w:rPr>
        <w:t>ViewModel</w:t>
      </w:r>
      <w:proofErr w:type="spellEnd"/>
      <w:r>
        <w:rPr>
          <w:rFonts w:ascii="Garamond" w:hAnsi="Garamond"/>
        </w:rPr>
        <w:t xml:space="preserve"> to call this function and pass the photo </w:t>
      </w:r>
      <w:r w:rsidR="000E4C12">
        <w:rPr>
          <w:rFonts w:ascii="Garamond" w:hAnsi="Garamond"/>
        </w:rPr>
        <w:t>URI</w:t>
      </w:r>
      <w:r w:rsidR="000E4C12">
        <w:rPr>
          <w:rFonts w:ascii="Garamond" w:hAnsi="Garamond"/>
          <w:noProof/>
        </w:rPr>
        <w:drawing>
          <wp:inline distT="0" distB="0" distL="0" distR="0" wp14:anchorId="1624746F" wp14:editId="52C3997F">
            <wp:extent cx="5943600" cy="1024890"/>
            <wp:effectExtent l="0" t="0" r="0" b="381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A49C" w14:textId="2E40AA2C" w:rsidR="000E4C12" w:rsidRDefault="000E4C12" w:rsidP="000E4C12">
      <w:pPr>
        <w:pStyle w:val="ListParagraph"/>
        <w:contextualSpacing/>
        <w:jc w:val="both"/>
        <w:rPr>
          <w:rFonts w:ascii="Garamond" w:hAnsi="Garamond"/>
        </w:rPr>
      </w:pPr>
    </w:p>
    <w:p w14:paraId="01CD27FD" w14:textId="77777777" w:rsidR="000E4C12" w:rsidRDefault="000E4C12" w:rsidP="008930C6">
      <w:pPr>
        <w:pStyle w:val="ListParagraph"/>
        <w:contextualSpacing/>
        <w:jc w:val="both"/>
        <w:rPr>
          <w:rFonts w:ascii="Garamond" w:hAnsi="Garamond"/>
        </w:rPr>
      </w:pPr>
    </w:p>
    <w:p w14:paraId="01E2C4F5" w14:textId="5AECB07E" w:rsidR="00E25791" w:rsidRDefault="00B122A5" w:rsidP="000469E9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>C</w:t>
      </w:r>
      <w:r w:rsidR="006B7300" w:rsidRPr="00E25791">
        <w:rPr>
          <w:rFonts w:ascii="Garamond" w:hAnsi="Garamond"/>
        </w:rPr>
        <w:t xml:space="preserve">reate </w:t>
      </w:r>
      <w:bookmarkEnd w:id="23"/>
      <w:bookmarkEnd w:id="24"/>
      <w:r w:rsidR="00E25791" w:rsidRPr="00E25791">
        <w:rPr>
          <w:rFonts w:ascii="Garamond" w:hAnsi="Garamond"/>
        </w:rPr>
        <w:t xml:space="preserve">a function inside the </w:t>
      </w:r>
      <w:proofErr w:type="spellStart"/>
      <w:r w:rsidR="00E25791" w:rsidRPr="008930C6">
        <w:rPr>
          <w:rFonts w:ascii="Garamond" w:hAnsi="Garamond"/>
          <w:b/>
          <w:bCs/>
        </w:rPr>
        <w:t>ProjectListFragment</w:t>
      </w:r>
      <w:proofErr w:type="spellEnd"/>
      <w:r w:rsidR="00E25791" w:rsidRPr="00E25791">
        <w:rPr>
          <w:rFonts w:ascii="Garamond" w:hAnsi="Garamond"/>
        </w:rPr>
        <w:t xml:space="preserve"> called </w:t>
      </w:r>
      <w:proofErr w:type="spellStart"/>
      <w:r w:rsidR="00E25791" w:rsidRPr="008930C6">
        <w:rPr>
          <w:rFonts w:ascii="Garamond" w:hAnsi="Garamond"/>
          <w:b/>
          <w:bCs/>
        </w:rPr>
        <w:t>openGallery</w:t>
      </w:r>
      <w:proofErr w:type="spellEnd"/>
      <w:r w:rsidR="00E25791" w:rsidRPr="00E25791">
        <w:rPr>
          <w:rFonts w:ascii="Garamond" w:hAnsi="Garamond"/>
        </w:rPr>
        <w:t xml:space="preserve"> that allows you to select </w:t>
      </w:r>
      <w:r w:rsidR="00E52287">
        <w:rPr>
          <w:rFonts w:ascii="Garamond" w:hAnsi="Garamond"/>
        </w:rPr>
        <w:t xml:space="preserve">an </w:t>
      </w:r>
      <w:r w:rsidR="00E25791" w:rsidRPr="00E25791">
        <w:rPr>
          <w:rFonts w:ascii="Garamond" w:hAnsi="Garamond"/>
        </w:rPr>
        <w:t xml:space="preserve">image from the gallery. </w:t>
      </w:r>
    </w:p>
    <w:p w14:paraId="1CA56670" w14:textId="32CD8D2A" w:rsidR="00B122A5" w:rsidRPr="008930C6" w:rsidRDefault="00B122A5" w:rsidP="008930C6">
      <w:pPr>
        <w:pStyle w:val="HTMLPreformatted"/>
        <w:shd w:val="clear" w:color="auto" w:fill="FFFFFF"/>
        <w:ind w:left="360"/>
        <w:rPr>
          <w:rFonts w:ascii="Menlo" w:hAnsi="Menlo" w:cs="Menlo"/>
          <w:color w:val="080808"/>
        </w:rPr>
      </w:pPr>
    </w:p>
    <w:p w14:paraId="1302114C" w14:textId="27F87197" w:rsidR="00E25791" w:rsidRDefault="00B122A5" w:rsidP="00E25791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>C</w:t>
      </w:r>
      <w:r w:rsidR="00E25791">
        <w:rPr>
          <w:rFonts w:ascii="Garamond" w:hAnsi="Garamond"/>
        </w:rPr>
        <w:t xml:space="preserve">all this function when the </w:t>
      </w:r>
      <w:r w:rsidR="00E52287">
        <w:rPr>
          <w:rFonts w:ascii="Garamond" w:hAnsi="Garamond"/>
        </w:rPr>
        <w:t>dialog box's</w:t>
      </w:r>
      <w:r w:rsidR="00E25791">
        <w:rPr>
          <w:rFonts w:ascii="Garamond" w:hAnsi="Garamond"/>
        </w:rPr>
        <w:t xml:space="preserve"> </w:t>
      </w:r>
      <w:r w:rsidR="00E25791" w:rsidRPr="008930C6">
        <w:rPr>
          <w:rFonts w:ascii="Garamond" w:hAnsi="Garamond"/>
          <w:b/>
          <w:bCs/>
        </w:rPr>
        <w:t>Choose</w:t>
      </w:r>
      <w:r w:rsidR="006E1650" w:rsidRPr="008930C6">
        <w:rPr>
          <w:rFonts w:ascii="Garamond" w:hAnsi="Garamond"/>
          <w:b/>
          <w:bCs/>
        </w:rPr>
        <w:t xml:space="preserve"> </w:t>
      </w:r>
      <w:r w:rsidR="00E25791" w:rsidRPr="008930C6">
        <w:rPr>
          <w:rFonts w:ascii="Garamond" w:hAnsi="Garamond"/>
          <w:b/>
          <w:bCs/>
        </w:rPr>
        <w:t>Project Image</w:t>
      </w:r>
      <w:r w:rsidR="00E25791">
        <w:rPr>
          <w:rFonts w:ascii="Garamond" w:hAnsi="Garamond"/>
        </w:rPr>
        <w:t xml:space="preserve"> button is clicked.</w:t>
      </w:r>
    </w:p>
    <w:p w14:paraId="08865927" w14:textId="48B693A1" w:rsidR="00E25791" w:rsidRDefault="00E25791" w:rsidP="008930C6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 xml:space="preserve">Add the </w:t>
      </w:r>
      <w:proofErr w:type="spellStart"/>
      <w:r w:rsidRPr="008930C6">
        <w:rPr>
          <w:rFonts w:ascii="Garamond" w:hAnsi="Garamond"/>
          <w:b/>
          <w:bCs/>
        </w:rPr>
        <w:t>onActivityResult</w:t>
      </w:r>
      <w:proofErr w:type="spellEnd"/>
      <w:r>
        <w:rPr>
          <w:rFonts w:ascii="Garamond" w:hAnsi="Garamond"/>
          <w:b/>
          <w:bCs/>
        </w:rPr>
        <w:t xml:space="preserve"> </w:t>
      </w:r>
      <w:r>
        <w:rPr>
          <w:rFonts w:ascii="Garamond" w:hAnsi="Garamond"/>
        </w:rPr>
        <w:t>function and get the image URI. Also, show this image in the dialog box</w:t>
      </w:r>
    </w:p>
    <w:p w14:paraId="6A126D97" w14:textId="12AD472C" w:rsidR="00E25791" w:rsidRPr="008930C6" w:rsidRDefault="00E25791" w:rsidP="008930C6">
      <w:pPr>
        <w:pStyle w:val="ListParagraph"/>
        <w:contextualSpacing/>
        <w:jc w:val="both"/>
        <w:rPr>
          <w:rFonts w:ascii="Garamond" w:hAnsi="Garamond"/>
        </w:rPr>
      </w:pPr>
    </w:p>
    <w:p w14:paraId="184A58B5" w14:textId="67740BDD" w:rsidR="00062A85" w:rsidRDefault="00254B18" w:rsidP="00254B18">
      <w:pPr>
        <w:pStyle w:val="ListParagraph"/>
        <w:numPr>
          <w:ilvl w:val="0"/>
          <w:numId w:val="10"/>
        </w:numPr>
        <w:contextualSpacing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703296" behindDoc="0" locked="0" layoutInCell="1" allowOverlap="1" wp14:anchorId="495EF570" wp14:editId="1BF20EFE">
            <wp:simplePos x="0" y="0"/>
            <wp:positionH relativeFrom="column">
              <wp:posOffset>468630</wp:posOffset>
            </wp:positionH>
            <wp:positionV relativeFrom="paragraph">
              <wp:posOffset>30480</wp:posOffset>
            </wp:positionV>
            <wp:extent cx="1589405" cy="1758950"/>
            <wp:effectExtent l="0" t="0" r="0" b="6350"/>
            <wp:wrapTopAndBottom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ell phone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2"/>
                    <a:stretch/>
                  </pic:blipFill>
                  <pic:spPr bwMode="auto">
                    <a:xfrm>
                      <a:off x="0" y="0"/>
                      <a:ext cx="158940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244">
        <w:rPr>
          <w:rFonts w:ascii="Garamond" w:hAnsi="Garamond"/>
        </w:rPr>
        <w:t>When the</w:t>
      </w:r>
      <w:r w:rsidR="00BC6B5C">
        <w:rPr>
          <w:rFonts w:ascii="Garamond" w:hAnsi="Garamond"/>
        </w:rPr>
        <w:t xml:space="preserve"> user</w:t>
      </w:r>
      <w:r w:rsidR="00D97244">
        <w:rPr>
          <w:rFonts w:ascii="Garamond" w:hAnsi="Garamond"/>
        </w:rPr>
        <w:t xml:space="preserve"> </w:t>
      </w:r>
      <w:r w:rsidR="00B763FD">
        <w:rPr>
          <w:rFonts w:ascii="Garamond" w:hAnsi="Garamond"/>
        </w:rPr>
        <w:t>presses on add button, then</w:t>
      </w:r>
      <w:r w:rsidR="00D97244">
        <w:rPr>
          <w:rFonts w:ascii="Garamond" w:hAnsi="Garamond"/>
        </w:rPr>
        <w:t xml:space="preserve"> </w:t>
      </w:r>
      <w:r w:rsidR="00645385">
        <w:rPr>
          <w:rFonts w:ascii="Garamond" w:hAnsi="Garamond"/>
        </w:rPr>
        <w:t xml:space="preserve">call the </w:t>
      </w:r>
      <w:proofErr w:type="spellStart"/>
      <w:r w:rsidR="00645385" w:rsidRPr="008930C6">
        <w:rPr>
          <w:rFonts w:ascii="Menlo" w:hAnsi="Menlo" w:cs="Menlo"/>
          <w:b/>
          <w:bCs/>
          <w:color w:val="080808"/>
          <w:sz w:val="20"/>
          <w:szCs w:val="20"/>
        </w:rPr>
        <w:t>addProject</w:t>
      </w:r>
      <w:proofErr w:type="spellEnd"/>
      <w:r w:rsidR="00645385">
        <w:rPr>
          <w:rFonts w:ascii="Garamond" w:hAnsi="Garamond"/>
        </w:rPr>
        <w:t xml:space="preserve"> function </w:t>
      </w:r>
      <w:r>
        <w:rPr>
          <w:rFonts w:ascii="Garamond" w:hAnsi="Garamond"/>
        </w:rPr>
        <w:t>inside</w:t>
      </w:r>
      <w:r w:rsidR="00645385">
        <w:rPr>
          <w:rFonts w:ascii="Garamond" w:hAnsi="Garamond"/>
        </w:rPr>
        <w:t xml:space="preserve"> the project view model</w:t>
      </w:r>
      <w:r w:rsidR="00062A85">
        <w:rPr>
          <w:rFonts w:ascii="Garamond" w:hAnsi="Garamond"/>
        </w:rPr>
        <w:t xml:space="preserve"> and pass the </w:t>
      </w:r>
      <w:proofErr w:type="spellStart"/>
      <w:r w:rsidR="00062A85" w:rsidRPr="008930C6">
        <w:rPr>
          <w:rFonts w:ascii="Garamond" w:hAnsi="Garamond"/>
          <w:b/>
          <w:bCs/>
        </w:rPr>
        <w:t>newProject</w:t>
      </w:r>
      <w:proofErr w:type="spellEnd"/>
      <w:r w:rsidR="00062A85">
        <w:rPr>
          <w:rFonts w:ascii="Garamond" w:hAnsi="Garamond"/>
        </w:rPr>
        <w:t xml:space="preserve"> </w:t>
      </w:r>
      <w:r w:rsidR="00095EF1">
        <w:rPr>
          <w:rFonts w:ascii="Garamond" w:hAnsi="Garamond"/>
        </w:rPr>
        <w:t xml:space="preserve">object </w:t>
      </w:r>
      <w:r w:rsidR="00062A85">
        <w:rPr>
          <w:rFonts w:ascii="Garamond" w:hAnsi="Garamond"/>
        </w:rPr>
        <w:t xml:space="preserve">and the </w:t>
      </w:r>
      <w:proofErr w:type="spellStart"/>
      <w:r w:rsidR="00062A85" w:rsidRPr="008930C6">
        <w:rPr>
          <w:rFonts w:ascii="Garamond" w:hAnsi="Garamond"/>
          <w:b/>
          <w:bCs/>
        </w:rPr>
        <w:t>ImageUri</w:t>
      </w:r>
      <w:proofErr w:type="spellEnd"/>
      <w:r w:rsidR="00645385">
        <w:rPr>
          <w:rFonts w:ascii="Garamond" w:hAnsi="Garamond"/>
        </w:rPr>
        <w:t>.</w:t>
      </w:r>
      <w:r>
        <w:rPr>
          <w:rFonts w:ascii="Garamond" w:hAnsi="Garamond"/>
        </w:rPr>
        <w:t xml:space="preserve"> </w:t>
      </w:r>
    </w:p>
    <w:p w14:paraId="31098360" w14:textId="58E3052C" w:rsidR="00E25791" w:rsidRPr="008930C6" w:rsidRDefault="00AB2A5C" w:rsidP="008930C6">
      <w:pPr>
        <w:pStyle w:val="ListParagraph"/>
        <w:contextualSpacing/>
        <w:rPr>
          <w:rFonts w:ascii="Garamond" w:hAnsi="Garamond"/>
        </w:rPr>
      </w:pPr>
      <w:proofErr w:type="spellStart"/>
      <w:r w:rsidRPr="00254B18">
        <w:rPr>
          <w:rFonts w:ascii="Menlo" w:hAnsi="Menlo" w:cs="Menlo"/>
          <w:color w:val="871094"/>
        </w:rPr>
        <w:t>projectViewModel</w:t>
      </w:r>
      <w:r w:rsidRPr="00254B18">
        <w:rPr>
          <w:rFonts w:ascii="Menlo" w:hAnsi="Menlo" w:cs="Menlo"/>
          <w:color w:val="080808"/>
        </w:rPr>
        <w:t>.</w:t>
      </w:r>
      <w:bookmarkStart w:id="25" w:name="OLE_LINK50"/>
      <w:bookmarkStart w:id="26" w:name="OLE_LINK51"/>
      <w:r w:rsidRPr="00254B18">
        <w:rPr>
          <w:rFonts w:ascii="Menlo" w:hAnsi="Menlo" w:cs="Menlo"/>
          <w:color w:val="080808"/>
        </w:rPr>
        <w:t>addProject</w:t>
      </w:r>
      <w:bookmarkEnd w:id="25"/>
      <w:bookmarkEnd w:id="26"/>
      <w:proofErr w:type="spellEnd"/>
      <w:r w:rsidRPr="00254B18">
        <w:rPr>
          <w:rFonts w:ascii="Menlo" w:hAnsi="Menlo" w:cs="Menlo"/>
          <w:color w:val="080808"/>
        </w:rPr>
        <w:t>(</w:t>
      </w:r>
      <w:proofErr w:type="spellStart"/>
      <w:r w:rsidRPr="00254B18">
        <w:rPr>
          <w:rFonts w:ascii="Menlo" w:hAnsi="Menlo" w:cs="Menlo"/>
          <w:color w:val="000000"/>
        </w:rPr>
        <w:t>newProject</w:t>
      </w:r>
      <w:proofErr w:type="spellEnd"/>
      <w:r w:rsidRPr="00254B18">
        <w:rPr>
          <w:rFonts w:ascii="Menlo" w:hAnsi="Menlo" w:cs="Menlo"/>
          <w:color w:val="080808"/>
        </w:rPr>
        <w:t xml:space="preserve">, </w:t>
      </w:r>
      <w:proofErr w:type="spellStart"/>
      <w:r w:rsidRPr="00254B18">
        <w:rPr>
          <w:rFonts w:ascii="Menlo" w:hAnsi="Menlo" w:cs="Menlo"/>
          <w:color w:val="871094"/>
        </w:rPr>
        <w:t>photoUri</w:t>
      </w:r>
      <w:proofErr w:type="spellEnd"/>
      <w:r w:rsidRPr="00254B18">
        <w:rPr>
          <w:rFonts w:ascii="Menlo" w:hAnsi="Menlo" w:cs="Menlo"/>
          <w:color w:val="080808"/>
        </w:rPr>
        <w:t>)</w:t>
      </w:r>
    </w:p>
    <w:p w14:paraId="18AF59D2" w14:textId="012A63CF" w:rsidR="00616F60" w:rsidRDefault="00E25791" w:rsidP="006B7300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 xml:space="preserve"> </w:t>
      </w:r>
      <w:r w:rsidR="00DA010D">
        <w:rPr>
          <w:rFonts w:ascii="Garamond" w:hAnsi="Garamond"/>
        </w:rPr>
        <w:t xml:space="preserve">Test your </w:t>
      </w:r>
      <w:r w:rsidR="00E52287">
        <w:rPr>
          <w:rFonts w:ascii="Garamond" w:hAnsi="Garamond"/>
        </w:rPr>
        <w:t>application</w:t>
      </w:r>
    </w:p>
    <w:p w14:paraId="4863B512" w14:textId="14CC2D18" w:rsidR="00616F60" w:rsidRDefault="00DA010D" w:rsidP="00DA010D">
      <w:pPr>
        <w:pStyle w:val="ListParagraph"/>
        <w:contextualSpacing/>
        <w:jc w:val="both"/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17AB071" wp14:editId="3035E763">
            <wp:simplePos x="0" y="0"/>
            <wp:positionH relativeFrom="column">
              <wp:posOffset>1537335</wp:posOffset>
            </wp:positionH>
            <wp:positionV relativeFrom="paragraph">
              <wp:posOffset>142875</wp:posOffset>
            </wp:positionV>
            <wp:extent cx="1285240" cy="2286000"/>
            <wp:effectExtent l="0" t="0" r="0" b="0"/>
            <wp:wrapNone/>
            <wp:docPr id="51" name="Picture 5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video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DAED9" w14:textId="26E0AFFC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3B2F0B58" w14:textId="16D309B6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39283D52" w14:textId="57C54117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455EE214" w14:textId="6413E11F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69B04384" w14:textId="2A1B1651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6C33E276" w14:textId="1D83BC2F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61D71F87" w14:textId="3F0FF191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61B31107" w14:textId="2DA13314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1C315192" w14:textId="2B131692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1655B24A" w14:textId="70A56CCA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154B6C29" w14:textId="09810E3B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370B9CCA" w14:textId="538AC36E" w:rsidR="00DA010D" w:rsidRDefault="00DA010D" w:rsidP="00DA010D">
      <w:pPr>
        <w:pStyle w:val="ListParagraph"/>
        <w:contextualSpacing/>
        <w:jc w:val="both"/>
        <w:rPr>
          <w:rFonts w:ascii="Garamond" w:hAnsi="Garamond"/>
        </w:rPr>
      </w:pPr>
    </w:p>
    <w:p w14:paraId="64EE4B57" w14:textId="77777777" w:rsidR="00616F60" w:rsidRPr="008930C6" w:rsidRDefault="00616F60" w:rsidP="008930C6">
      <w:pPr>
        <w:contextualSpacing/>
        <w:jc w:val="both"/>
        <w:rPr>
          <w:rFonts w:ascii="Garamond" w:hAnsi="Garamond"/>
        </w:rPr>
      </w:pPr>
    </w:p>
    <w:p w14:paraId="6F52181B" w14:textId="5243A748" w:rsidR="00D57867" w:rsidRDefault="004E3147" w:rsidP="00D57867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bookmarkStart w:id="27" w:name="OLE_LINK103"/>
      <w:bookmarkStart w:id="28" w:name="OLE_LINK104"/>
      <w:bookmarkStart w:id="29" w:name="OLE_LINK62"/>
      <w:r>
        <w:rPr>
          <w:rFonts w:ascii="Garamond" w:hAnsi="Garamond" w:cs="Didot"/>
          <w:b/>
          <w:bCs/>
          <w:sz w:val="30"/>
          <w:szCs w:val="30"/>
          <w:u w:val="single"/>
        </w:rPr>
        <w:t xml:space="preserve">PART </w:t>
      </w:r>
      <w:r w:rsidR="00CC42B7">
        <w:rPr>
          <w:rFonts w:ascii="Garamond" w:hAnsi="Garamond" w:cs="Didot"/>
          <w:b/>
          <w:bCs/>
          <w:sz w:val="30"/>
          <w:szCs w:val="30"/>
          <w:u w:val="single"/>
        </w:rPr>
        <w:t>C</w:t>
      </w:r>
      <w:r w:rsidR="00D57867">
        <w:rPr>
          <w:rFonts w:ascii="Garamond" w:hAnsi="Garamond" w:cs="Didot"/>
          <w:b/>
          <w:bCs/>
          <w:sz w:val="30"/>
          <w:szCs w:val="30"/>
          <w:u w:val="single"/>
        </w:rPr>
        <w:t xml:space="preserve">: </w:t>
      </w:r>
      <w:r>
        <w:rPr>
          <w:rFonts w:ascii="Garamond" w:hAnsi="Garamond" w:cs="Didot"/>
          <w:b/>
          <w:bCs/>
          <w:sz w:val="30"/>
          <w:szCs w:val="30"/>
          <w:u w:val="single"/>
        </w:rPr>
        <w:t xml:space="preserve">Background Processing </w:t>
      </w:r>
      <w:r w:rsidR="00C02D4B">
        <w:rPr>
          <w:rFonts w:ascii="Garamond" w:hAnsi="Garamond" w:cs="Didot"/>
          <w:b/>
          <w:bCs/>
          <w:sz w:val="30"/>
          <w:szCs w:val="30"/>
          <w:u w:val="single"/>
        </w:rPr>
        <w:t>using</w:t>
      </w:r>
      <w:r>
        <w:rPr>
          <w:rFonts w:ascii="Garamond" w:hAnsi="Garamond" w:cs="Didot"/>
          <w:b/>
          <w:bCs/>
          <w:sz w:val="30"/>
          <w:szCs w:val="30"/>
          <w:u w:val="single"/>
        </w:rPr>
        <w:t xml:space="preserve"> </w:t>
      </w:r>
      <w:r w:rsidR="00C02D4B">
        <w:rPr>
          <w:rFonts w:ascii="Garamond" w:hAnsi="Garamond" w:cs="Didot"/>
          <w:b/>
          <w:bCs/>
          <w:sz w:val="30"/>
          <w:szCs w:val="30"/>
          <w:u w:val="single"/>
        </w:rPr>
        <w:t>Work Manager</w:t>
      </w:r>
      <w:r w:rsidR="000B4473">
        <w:rPr>
          <w:rFonts w:ascii="Garamond" w:hAnsi="Garamond" w:cs="Didot"/>
          <w:b/>
          <w:bCs/>
          <w:sz w:val="30"/>
          <w:szCs w:val="30"/>
          <w:u w:val="single"/>
        </w:rPr>
        <w:t xml:space="preserve"> </w:t>
      </w:r>
    </w:p>
    <w:bookmarkEnd w:id="27"/>
    <w:bookmarkEnd w:id="28"/>
    <w:bookmarkEnd w:id="29"/>
    <w:p w14:paraId="6CDC21FF" w14:textId="254C928B" w:rsidR="00D57867" w:rsidRDefault="00D57867" w:rsidP="00D57867">
      <w:pPr>
        <w:contextualSpacing/>
        <w:jc w:val="both"/>
        <w:rPr>
          <w:rFonts w:ascii="Garamond" w:hAnsi="Garamond"/>
        </w:rPr>
      </w:pPr>
    </w:p>
    <w:p w14:paraId="059EA7DB" w14:textId="5B7D4DAA" w:rsidR="000B4473" w:rsidRDefault="000B4473" w:rsidP="00D57867">
      <w:p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>In this section</w:t>
      </w:r>
      <w:r w:rsidR="00E52287">
        <w:rPr>
          <w:rFonts w:ascii="Garamond" w:hAnsi="Garamond"/>
        </w:rPr>
        <w:t>,</w:t>
      </w:r>
      <w:r>
        <w:rPr>
          <w:rFonts w:ascii="Garamond" w:hAnsi="Garamond"/>
        </w:rPr>
        <w:t xml:space="preserve"> </w:t>
      </w:r>
      <w:r w:rsidR="001F1235">
        <w:rPr>
          <w:rFonts w:ascii="Garamond" w:hAnsi="Garamond"/>
        </w:rPr>
        <w:t xml:space="preserve">you will create a simple application that </w:t>
      </w:r>
      <w:r w:rsidR="00E52287">
        <w:rPr>
          <w:rFonts w:ascii="Garamond" w:hAnsi="Garamond"/>
        </w:rPr>
        <w:t>schedules</w:t>
      </w:r>
      <w:r w:rsidR="001F1235">
        <w:rPr>
          <w:rFonts w:ascii="Garamond" w:hAnsi="Garamond"/>
        </w:rPr>
        <w:t xml:space="preserve"> work in the background. You will also learn how to get </w:t>
      </w:r>
      <w:r w:rsidR="00E52287">
        <w:rPr>
          <w:rFonts w:ascii="Garamond" w:hAnsi="Garamond"/>
        </w:rPr>
        <w:t xml:space="preserve">the </w:t>
      </w:r>
      <w:r w:rsidR="001F1235">
        <w:rPr>
          <w:rFonts w:ascii="Garamond" w:hAnsi="Garamond"/>
        </w:rPr>
        <w:t xml:space="preserve">status of </w:t>
      </w:r>
      <w:r w:rsidR="00E52287">
        <w:rPr>
          <w:rFonts w:ascii="Garamond" w:hAnsi="Garamond"/>
        </w:rPr>
        <w:t>running work</w:t>
      </w:r>
      <w:r w:rsidR="001F1235">
        <w:rPr>
          <w:rFonts w:ascii="Garamond" w:hAnsi="Garamond"/>
        </w:rPr>
        <w:t>.</w:t>
      </w:r>
    </w:p>
    <w:p w14:paraId="101FE070" w14:textId="779CB403" w:rsidR="001F1235" w:rsidRDefault="001F1235" w:rsidP="00D57867">
      <w:pPr>
        <w:contextualSpacing/>
        <w:jc w:val="both"/>
        <w:rPr>
          <w:rFonts w:ascii="Garamond" w:hAnsi="Garamond"/>
        </w:rPr>
      </w:pPr>
    </w:p>
    <w:p w14:paraId="51B2D352" w14:textId="76EB7DB4" w:rsidR="001F1235" w:rsidRDefault="001F1235" w:rsidP="001F1235">
      <w:pPr>
        <w:pStyle w:val="ListParagraph"/>
        <w:numPr>
          <w:ilvl w:val="0"/>
          <w:numId w:val="36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>Create a new project and call it Background Processing</w:t>
      </w:r>
    </w:p>
    <w:p w14:paraId="5676D732" w14:textId="77777777" w:rsidR="001F1235" w:rsidRDefault="001F1235" w:rsidP="001F1235">
      <w:pPr>
        <w:pStyle w:val="ListParagraph"/>
        <w:numPr>
          <w:ilvl w:val="0"/>
          <w:numId w:val="36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 xml:space="preserve">Add the following dependency  </w:t>
      </w:r>
    </w:p>
    <w:p w14:paraId="5D2547A6" w14:textId="77777777" w:rsidR="001F1235" w:rsidRDefault="001F1235" w:rsidP="008930C6">
      <w:pPr>
        <w:pStyle w:val="HTMLPreformatted"/>
        <w:shd w:val="clear" w:color="auto" w:fill="FFFFFF"/>
        <w:ind w:left="720"/>
        <w:rPr>
          <w:rFonts w:ascii="Menlo" w:hAnsi="Menlo" w:cs="Menlo"/>
          <w:color w:val="067D17"/>
          <w:sz w:val="24"/>
          <w:szCs w:val="24"/>
        </w:rPr>
      </w:pPr>
      <w:r>
        <w:rPr>
          <w:rFonts w:ascii="Menlo" w:hAnsi="Menlo" w:cs="Menlo"/>
          <w:i/>
          <w:iCs/>
          <w:color w:val="8C8C8C"/>
          <w:sz w:val="24"/>
          <w:szCs w:val="24"/>
        </w:rPr>
        <w:t>// Kotlin + coroutines</w:t>
      </w:r>
      <w:r>
        <w:rPr>
          <w:rFonts w:ascii="Menlo" w:hAnsi="Menlo" w:cs="Menlo"/>
          <w:i/>
          <w:iCs/>
          <w:color w:val="8C8C8C"/>
          <w:sz w:val="24"/>
          <w:szCs w:val="24"/>
        </w:rPr>
        <w:br/>
      </w:r>
      <w:r>
        <w:rPr>
          <w:rFonts w:ascii="Menlo" w:hAnsi="Menlo" w:cs="Menlo"/>
          <w:color w:val="080808"/>
          <w:sz w:val="24"/>
          <w:szCs w:val="24"/>
        </w:rPr>
        <w:t xml:space="preserve">implementation </w:t>
      </w:r>
      <w:r>
        <w:rPr>
          <w:rFonts w:ascii="Menlo" w:hAnsi="Menlo" w:cs="Menlo"/>
          <w:color w:val="067D17"/>
          <w:sz w:val="24"/>
          <w:szCs w:val="24"/>
        </w:rPr>
        <w:t>"</w:t>
      </w:r>
      <w:proofErr w:type="gramStart"/>
      <w:r>
        <w:rPr>
          <w:rFonts w:ascii="Menlo" w:hAnsi="Menlo" w:cs="Menlo"/>
          <w:color w:val="067D17"/>
          <w:sz w:val="24"/>
          <w:szCs w:val="24"/>
        </w:rPr>
        <w:t>androidx.work</w:t>
      </w:r>
      <w:proofErr w:type="gramEnd"/>
      <w:r>
        <w:rPr>
          <w:rFonts w:ascii="Menlo" w:hAnsi="Menlo" w:cs="Menlo"/>
          <w:color w:val="067D17"/>
          <w:sz w:val="24"/>
          <w:szCs w:val="24"/>
        </w:rPr>
        <w:t>:work-runtime-ktx:2.4.0"</w:t>
      </w:r>
    </w:p>
    <w:p w14:paraId="0198C75F" w14:textId="77777777" w:rsidR="001F1235" w:rsidRDefault="001F1235" w:rsidP="008930C6">
      <w:pPr>
        <w:pStyle w:val="ListParagraph"/>
        <w:contextualSpacing/>
        <w:jc w:val="both"/>
        <w:rPr>
          <w:rFonts w:ascii="Garamond" w:hAnsi="Garamond"/>
        </w:rPr>
      </w:pPr>
    </w:p>
    <w:p w14:paraId="5ADD74A3" w14:textId="7CE83978" w:rsidR="00C54DC7" w:rsidRPr="008930C6" w:rsidRDefault="00C54DC7" w:rsidP="008930C6">
      <w:pPr>
        <w:pStyle w:val="ListParagraph"/>
        <w:numPr>
          <w:ilvl w:val="0"/>
          <w:numId w:val="36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>Create the following layout</w:t>
      </w:r>
    </w:p>
    <w:p w14:paraId="1D25F768" w14:textId="1FAE9C25" w:rsidR="002C24DF" w:rsidRDefault="00670CFF" w:rsidP="001F1235">
      <w:pPr>
        <w:pStyle w:val="ListParagraph"/>
        <w:contextualSpacing/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5E3BA09" wp14:editId="1EFA94E3">
            <wp:extent cx="2293296" cy="2360899"/>
            <wp:effectExtent l="0" t="0" r="5715" b="1905"/>
            <wp:docPr id="57" name="Picture 5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Team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814" cy="237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0D9D" w14:textId="77777777" w:rsidR="000A61ED" w:rsidRPr="008930C6" w:rsidRDefault="000A61ED">
      <w:pPr>
        <w:contextualSpacing/>
        <w:jc w:val="both"/>
        <w:rPr>
          <w:rFonts w:ascii="Garamond" w:hAnsi="Garamond"/>
        </w:rPr>
      </w:pPr>
    </w:p>
    <w:bookmarkEnd w:id="19"/>
    <w:bookmarkEnd w:id="20"/>
    <w:p w14:paraId="56E587BA" w14:textId="28BC3D9B" w:rsidR="00C54DC7" w:rsidRPr="008930C6" w:rsidRDefault="00C54DC7" w:rsidP="008930C6">
      <w:pPr>
        <w:pStyle w:val="ListParagraph"/>
        <w:numPr>
          <w:ilvl w:val="0"/>
          <w:numId w:val="36"/>
        </w:numPr>
        <w:rPr>
          <w:rFonts w:ascii="Garamond" w:hAnsi="Garamond" w:cs="Didot"/>
        </w:rPr>
      </w:pPr>
      <w:r>
        <w:rPr>
          <w:rFonts w:ascii="Garamond" w:hAnsi="Garamond" w:cs="Didot"/>
        </w:rPr>
        <w:t xml:space="preserve">Create a worker class and name it </w:t>
      </w:r>
      <w:proofErr w:type="spellStart"/>
      <w:r w:rsidRPr="008930C6">
        <w:rPr>
          <w:rFonts w:ascii="Garamond" w:hAnsi="Garamond" w:cs="Didot"/>
          <w:b/>
          <w:bCs/>
        </w:rPr>
        <w:t>MyWorker</w:t>
      </w:r>
      <w:proofErr w:type="spellEnd"/>
      <w:r>
        <w:rPr>
          <w:rFonts w:ascii="Garamond" w:hAnsi="Garamond" w:cs="Didot"/>
        </w:rPr>
        <w:t xml:space="preserve"> that implements </w:t>
      </w:r>
      <w:proofErr w:type="spellStart"/>
      <w:r w:rsidRPr="008930C6">
        <w:rPr>
          <w:rFonts w:ascii="Garamond" w:hAnsi="Garamond" w:cs="Didot"/>
          <w:b/>
          <w:bCs/>
        </w:rPr>
        <w:t>CoroutineWorker</w:t>
      </w:r>
      <w:proofErr w:type="spellEnd"/>
    </w:p>
    <w:p w14:paraId="5F51D15E" w14:textId="47E2FCF9" w:rsidR="00C54DC7" w:rsidRDefault="00C54DC7" w:rsidP="00C54DC7">
      <w:pPr>
        <w:pStyle w:val="ListParagraph"/>
        <w:numPr>
          <w:ilvl w:val="0"/>
          <w:numId w:val="36"/>
        </w:numPr>
      </w:pPr>
      <w:r>
        <w:t xml:space="preserve">Override the </w:t>
      </w:r>
      <w:proofErr w:type="spellStart"/>
      <w:proofErr w:type="gramStart"/>
      <w:r>
        <w:t>doWork</w:t>
      </w:r>
      <w:proofErr w:type="spellEnd"/>
      <w:r>
        <w:t>(</w:t>
      </w:r>
      <w:proofErr w:type="gramEnd"/>
      <w:r>
        <w:t>) function</w:t>
      </w:r>
    </w:p>
    <w:p w14:paraId="6A0FC7FA" w14:textId="26B91A27" w:rsidR="00C54DC7" w:rsidRDefault="00C54DC7" w:rsidP="00C54DC7">
      <w:pPr>
        <w:pStyle w:val="ListParagraph"/>
        <w:numPr>
          <w:ilvl w:val="0"/>
          <w:numId w:val="36"/>
        </w:numPr>
      </w:pPr>
      <w:r>
        <w:t xml:space="preserve">Create another method called </w:t>
      </w:r>
      <w:proofErr w:type="spellStart"/>
      <w:r>
        <w:t>aLongRunningTask</w:t>
      </w:r>
      <w:proofErr w:type="spellEnd"/>
      <w:r w:rsidR="00155D86">
        <w:rPr>
          <w:noProof/>
        </w:rPr>
        <w:drawing>
          <wp:inline distT="0" distB="0" distL="0" distR="0" wp14:anchorId="262D1F97" wp14:editId="5C4003AD">
            <wp:extent cx="5943600" cy="9271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E6C0" w14:textId="553A9A1D" w:rsidR="00C54DC7" w:rsidRPr="008930C6" w:rsidRDefault="00067D03" w:rsidP="008930C6">
      <w:pPr>
        <w:pStyle w:val="ListParagraph"/>
        <w:numPr>
          <w:ilvl w:val="0"/>
          <w:numId w:val="36"/>
        </w:numPr>
      </w:pPr>
      <w:bookmarkStart w:id="30" w:name="OLE_LINK52"/>
      <w:bookmarkStart w:id="31" w:name="OLE_LINK53"/>
      <w:bookmarkStart w:id="32" w:name="OLE_LINK54"/>
      <w:bookmarkStart w:id="33" w:name="OLE_LINK55"/>
      <w:r>
        <w:t xml:space="preserve">Call this method </w:t>
      </w:r>
      <w:bookmarkEnd w:id="30"/>
      <w:bookmarkEnd w:id="31"/>
      <w:proofErr w:type="spellStart"/>
      <w:r>
        <w:t>insdie</w:t>
      </w:r>
      <w:proofErr w:type="spellEnd"/>
      <w:r>
        <w:t xml:space="preserve"> the </w:t>
      </w:r>
      <w:proofErr w:type="spellStart"/>
      <w:r>
        <w:t>doWork</w:t>
      </w:r>
      <w:proofErr w:type="spellEnd"/>
      <w:r>
        <w:t xml:space="preserve"> function</w:t>
      </w:r>
    </w:p>
    <w:bookmarkEnd w:id="32"/>
    <w:bookmarkEnd w:id="33"/>
    <w:p w14:paraId="445C5C15" w14:textId="2DAEC353" w:rsidR="00067D03" w:rsidRDefault="00155D86" w:rsidP="00067D03">
      <w:pPr>
        <w:pStyle w:val="HTMLPreformatted"/>
        <w:shd w:val="clear" w:color="auto" w:fill="FFFFFF"/>
        <w:ind w:left="720"/>
        <w:rPr>
          <w:rFonts w:ascii="Menlo" w:hAnsi="Menlo" w:cs="Menlo"/>
          <w:b/>
          <w:bCs/>
          <w:color w:val="080808"/>
          <w:sz w:val="24"/>
          <w:szCs w:val="24"/>
        </w:rPr>
      </w:pPr>
      <w:r>
        <w:rPr>
          <w:rFonts w:ascii="Menlo" w:hAnsi="Menlo" w:cs="Menlo"/>
          <w:color w:val="0033B3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noProof/>
          <w:color w:val="080808"/>
          <w:sz w:val="24"/>
          <w:szCs w:val="24"/>
        </w:rPr>
        <w:drawing>
          <wp:inline distT="0" distB="0" distL="0" distR="0" wp14:anchorId="35D74EA4" wp14:editId="2DF17B2D">
            <wp:extent cx="5787957" cy="70929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"/>
                    <a:stretch/>
                  </pic:blipFill>
                  <pic:spPr bwMode="auto">
                    <a:xfrm>
                      <a:off x="0" y="0"/>
                      <a:ext cx="5787957" cy="70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9A0B" w14:textId="6787CC4F" w:rsidR="00FB484E" w:rsidRDefault="00411FB6" w:rsidP="00FB484E">
      <w:pPr>
        <w:pStyle w:val="ListParagraph"/>
        <w:numPr>
          <w:ilvl w:val="0"/>
          <w:numId w:val="36"/>
        </w:numPr>
      </w:pPr>
      <w:bookmarkStart w:id="34" w:name="OLE_LINK56"/>
      <w:bookmarkStart w:id="35" w:name="OLE_LINK57"/>
      <w:r>
        <w:t xml:space="preserve">Create a </w:t>
      </w:r>
      <w:proofErr w:type="spellStart"/>
      <w:proofErr w:type="gramStart"/>
      <w:r>
        <w:t>one time</w:t>
      </w:r>
      <w:proofErr w:type="spellEnd"/>
      <w:proofErr w:type="gramEnd"/>
      <w:r>
        <w:t xml:space="preserve"> request</w:t>
      </w:r>
      <w:r w:rsidR="00656B0C">
        <w:t xml:space="preserve"> object inside the </w:t>
      </w:r>
      <w:proofErr w:type="spellStart"/>
      <w:r w:rsidR="00656B0C">
        <w:t>MainActivity</w:t>
      </w:r>
      <w:proofErr w:type="spellEnd"/>
      <w:r w:rsidR="00363C5C">
        <w:t xml:space="preserve"> and </w:t>
      </w:r>
      <w:proofErr w:type="spellStart"/>
      <w:r w:rsidR="00363C5C">
        <w:t>enque</w:t>
      </w:r>
      <w:proofErr w:type="spellEnd"/>
      <w:r w:rsidR="00363C5C">
        <w:t xml:space="preserve"> it when the One Time Button is clicked</w:t>
      </w:r>
    </w:p>
    <w:p w14:paraId="6B22C34F" w14:textId="77777777" w:rsidR="00FB484E" w:rsidRDefault="00FB484E" w:rsidP="008930C6">
      <w:pPr>
        <w:pStyle w:val="ListParagraph"/>
      </w:pPr>
    </w:p>
    <w:bookmarkEnd w:id="34"/>
    <w:bookmarkEnd w:id="35"/>
    <w:p w14:paraId="4050A4E0" w14:textId="5C18C132" w:rsidR="00411FB6" w:rsidRPr="00544B1B" w:rsidRDefault="00411FB6" w:rsidP="008930C6">
      <w:pPr>
        <w:pStyle w:val="ListParagraph"/>
      </w:pPr>
    </w:p>
    <w:p w14:paraId="0DAB7502" w14:textId="2DDE5B76" w:rsidR="00411FB6" w:rsidRDefault="00363C5C" w:rsidP="00411FB6">
      <w:pPr>
        <w:pStyle w:val="ListParagraph"/>
        <w:numPr>
          <w:ilvl w:val="0"/>
          <w:numId w:val="36"/>
        </w:numPr>
      </w:pPr>
      <w:r>
        <w:t xml:space="preserve">Create a </w:t>
      </w:r>
      <w:bookmarkStart w:id="36" w:name="OLE_LINK60"/>
      <w:bookmarkStart w:id="37" w:name="OLE_LINK61"/>
      <w:r>
        <w:t xml:space="preserve">periodic </w:t>
      </w:r>
      <w:bookmarkEnd w:id="36"/>
      <w:bookmarkEnd w:id="37"/>
      <w:r>
        <w:t>request and enqueue it when the schedule periodic button is clicked</w:t>
      </w:r>
      <w:r w:rsidR="00272ABF">
        <w:rPr>
          <w:noProof/>
        </w:rPr>
        <w:drawing>
          <wp:inline distT="0" distB="0" distL="0" distR="0" wp14:anchorId="33D58A0F" wp14:editId="2AD98141">
            <wp:extent cx="5740846" cy="554477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5"/>
                    <a:stretch/>
                  </pic:blipFill>
                  <pic:spPr bwMode="auto">
                    <a:xfrm>
                      <a:off x="0" y="0"/>
                      <a:ext cx="5775248" cy="5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D256" w14:textId="166AAC38" w:rsidR="00411FB6" w:rsidRDefault="00411FB6" w:rsidP="008930C6">
      <w:pPr>
        <w:ind w:left="360"/>
      </w:pPr>
    </w:p>
    <w:p w14:paraId="0A320AE0" w14:textId="235D0AEE" w:rsidR="00012120" w:rsidRDefault="00911796" w:rsidP="00012120">
      <w:pPr>
        <w:pStyle w:val="ListParagraph"/>
        <w:numPr>
          <w:ilvl w:val="0"/>
          <w:numId w:val="36"/>
        </w:numPr>
      </w:pPr>
      <w:r>
        <w:t>Add the following listener to show the status of the work</w:t>
      </w:r>
    </w:p>
    <w:p w14:paraId="3049AA3E" w14:textId="76954C55" w:rsidR="00911796" w:rsidRDefault="00F226A4" w:rsidP="008930C6">
      <w:pPr>
        <w:pStyle w:val="ListParagraph"/>
      </w:pPr>
      <w:r>
        <w:rPr>
          <w:noProof/>
        </w:rPr>
        <w:drawing>
          <wp:inline distT="0" distB="0" distL="0" distR="0" wp14:anchorId="6DB42A98" wp14:editId="7F8E0F4B">
            <wp:extent cx="5943600" cy="939165"/>
            <wp:effectExtent l="0" t="0" r="0" b="635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836" w14:textId="6FE75592" w:rsidR="00411FB6" w:rsidRDefault="00363C5C" w:rsidP="00411FB6">
      <w:pPr>
        <w:pStyle w:val="ListParagraph"/>
        <w:numPr>
          <w:ilvl w:val="0"/>
          <w:numId w:val="36"/>
        </w:numPr>
      </w:pPr>
      <w:r>
        <w:lastRenderedPageBreak/>
        <w:t>Test your code</w:t>
      </w:r>
    </w:p>
    <w:p w14:paraId="0318B490" w14:textId="11E08DC9" w:rsidR="00411FB6" w:rsidRDefault="00363C5C" w:rsidP="008930C6">
      <w:pPr>
        <w:pStyle w:val="ListParagraph"/>
        <w:numPr>
          <w:ilvl w:val="0"/>
          <w:numId w:val="36"/>
        </w:numPr>
      </w:pPr>
      <w:r>
        <w:t>Add the following constraints and test your code again by modifying the emulator properties</w:t>
      </w:r>
    </w:p>
    <w:p w14:paraId="16CEC0F8" w14:textId="52E6714C" w:rsidR="00363C5C" w:rsidRDefault="00363C5C" w:rsidP="008930C6">
      <w:pPr>
        <w:pStyle w:val="ListParagraph"/>
        <w:jc w:val="center"/>
      </w:pPr>
      <w:r>
        <w:rPr>
          <w:noProof/>
        </w:rPr>
        <w:drawing>
          <wp:inline distT="0" distB="0" distL="0" distR="0" wp14:anchorId="2E95E20D" wp14:editId="4381E81B">
            <wp:extent cx="5768502" cy="660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"/>
                    <a:stretch/>
                  </pic:blipFill>
                  <pic:spPr bwMode="auto">
                    <a:xfrm>
                      <a:off x="0" y="0"/>
                      <a:ext cx="5768502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4E717" w14:textId="44F3E626" w:rsidR="002725E2" w:rsidRDefault="00911796" w:rsidP="008930C6">
      <w:pPr>
        <w:pStyle w:val="ListParagraph"/>
      </w:pPr>
      <w:r>
        <w:rPr>
          <w:noProof/>
        </w:rPr>
        <w:drawing>
          <wp:inline distT="0" distB="0" distL="0" distR="0" wp14:anchorId="1897AC4C" wp14:editId="69B23A29">
            <wp:extent cx="5943600" cy="1369695"/>
            <wp:effectExtent l="0" t="0" r="0" b="1905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CB80" w14:textId="6485F355" w:rsidR="00411FB6" w:rsidRDefault="002725E2" w:rsidP="008930C6">
      <w:pPr>
        <w:ind w:left="360"/>
      </w:pPr>
      <w:r w:rsidRPr="002725E2">
        <w:rPr>
          <w:noProof/>
        </w:rPr>
        <w:drawing>
          <wp:inline distT="0" distB="0" distL="0" distR="0" wp14:anchorId="50E6C1C8" wp14:editId="41EE6D39">
            <wp:extent cx="5427149" cy="2791838"/>
            <wp:effectExtent l="0" t="0" r="0" b="2540"/>
            <wp:docPr id="66" name="Picture 6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diagram&#10;&#10;Description automatically generated"/>
                    <pic:cNvPicPr/>
                  </pic:nvPicPr>
                  <pic:blipFill rotWithShape="1">
                    <a:blip r:embed="rId37"/>
                    <a:srcRect r="19313"/>
                    <a:stretch/>
                  </pic:blipFill>
                  <pic:spPr bwMode="auto">
                    <a:xfrm>
                      <a:off x="0" y="0"/>
                      <a:ext cx="5585228" cy="287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5AF2E" w14:textId="482C12CF" w:rsidR="00221A76" w:rsidRDefault="00F811F9" w:rsidP="00C22710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r>
        <w:rPr>
          <w:rFonts w:ascii="Garamond" w:hAnsi="Garamond" w:cs="Didot"/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5DDA5DF3" wp14:editId="1B3705F4">
            <wp:extent cx="2537703" cy="4511472"/>
            <wp:effectExtent l="0" t="0" r="2540" b="0"/>
            <wp:docPr id="70" name="Picture 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210" cy="45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60D0" w14:textId="77777777" w:rsidR="00417747" w:rsidRDefault="00417747" w:rsidP="00C22710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bookmarkEnd w:id="0"/>
    <w:bookmarkEnd w:id="1"/>
    <w:bookmarkEnd w:id="15"/>
    <w:bookmarkEnd w:id="16"/>
    <w:p w14:paraId="6F0E7B78" w14:textId="11FCE03C" w:rsidR="00285447" w:rsidRDefault="00285447" w:rsidP="008930C6">
      <w:pPr>
        <w:pStyle w:val="ListParagraph"/>
      </w:pPr>
    </w:p>
    <w:sectPr w:rsidR="00285447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0F95F" w14:textId="77777777" w:rsidR="00A5780C" w:rsidRDefault="00A5780C">
      <w:r>
        <w:separator/>
      </w:r>
    </w:p>
  </w:endnote>
  <w:endnote w:type="continuationSeparator" w:id="0">
    <w:p w14:paraId="02348A32" w14:textId="77777777" w:rsidR="00A5780C" w:rsidRDefault="00A57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idot">
    <w:altName w:val="Didot"/>
    <w:charset w:val="B1"/>
    <w:family w:val="auto"/>
    <w:pitch w:val="variable"/>
    <w:sig w:usb0="80000867" w:usb1="00000000" w:usb2="00000000" w:usb3="00000000" w:csb0="000001FB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2508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E68F8F" w14:textId="77777777" w:rsidR="00285CA0" w:rsidRDefault="00B47F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1E4DD1" w14:textId="77777777" w:rsidR="00285CA0" w:rsidRDefault="00A578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62838" w14:textId="77777777" w:rsidR="00A5780C" w:rsidRDefault="00A5780C">
      <w:r>
        <w:separator/>
      </w:r>
    </w:p>
  </w:footnote>
  <w:footnote w:type="continuationSeparator" w:id="0">
    <w:p w14:paraId="2DF85AC9" w14:textId="77777777" w:rsidR="00A5780C" w:rsidRDefault="00A578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1585"/>
    <w:multiLevelType w:val="multilevel"/>
    <w:tmpl w:val="EDAA2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F2BC4"/>
    <w:multiLevelType w:val="multilevel"/>
    <w:tmpl w:val="937A2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175063"/>
    <w:multiLevelType w:val="multilevel"/>
    <w:tmpl w:val="5BFC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915ADB"/>
    <w:multiLevelType w:val="multilevel"/>
    <w:tmpl w:val="AAECD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3215CE"/>
    <w:multiLevelType w:val="hybridMultilevel"/>
    <w:tmpl w:val="EBCECBC0"/>
    <w:lvl w:ilvl="0" w:tplc="D94E3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A56371"/>
    <w:multiLevelType w:val="hybridMultilevel"/>
    <w:tmpl w:val="9ADC5EF6"/>
    <w:lvl w:ilvl="0" w:tplc="F0C0A294">
      <w:start w:val="2"/>
      <w:numFmt w:val="bullet"/>
      <w:lvlText w:val="-"/>
      <w:lvlJc w:val="left"/>
      <w:pPr>
        <w:ind w:left="720" w:hanging="360"/>
      </w:pPr>
      <w:rPr>
        <w:rFonts w:ascii="Garamond" w:eastAsia="Times New Roman" w:hAnsi="Garamond" w:cs="Did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A9513F"/>
    <w:multiLevelType w:val="multilevel"/>
    <w:tmpl w:val="5F884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78220D"/>
    <w:multiLevelType w:val="hybridMultilevel"/>
    <w:tmpl w:val="E5904E9E"/>
    <w:lvl w:ilvl="0" w:tplc="F1701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360198"/>
    <w:multiLevelType w:val="multilevel"/>
    <w:tmpl w:val="931C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302591"/>
    <w:multiLevelType w:val="hybridMultilevel"/>
    <w:tmpl w:val="E7D43D5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E387C10"/>
    <w:multiLevelType w:val="hybridMultilevel"/>
    <w:tmpl w:val="E5904E9E"/>
    <w:lvl w:ilvl="0" w:tplc="F1701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C69FB"/>
    <w:multiLevelType w:val="hybridMultilevel"/>
    <w:tmpl w:val="E5904E9E"/>
    <w:lvl w:ilvl="0" w:tplc="F1701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7F725C"/>
    <w:multiLevelType w:val="multilevel"/>
    <w:tmpl w:val="EDAA2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225D53"/>
    <w:multiLevelType w:val="multilevel"/>
    <w:tmpl w:val="D8222B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311298"/>
    <w:multiLevelType w:val="multilevel"/>
    <w:tmpl w:val="54E8CC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5035DB"/>
    <w:multiLevelType w:val="multilevel"/>
    <w:tmpl w:val="EDAA2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B40F15"/>
    <w:multiLevelType w:val="hybridMultilevel"/>
    <w:tmpl w:val="A2806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2E7184"/>
    <w:multiLevelType w:val="multilevel"/>
    <w:tmpl w:val="A3A45F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2B460A"/>
    <w:multiLevelType w:val="multilevel"/>
    <w:tmpl w:val="565A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14A32AC"/>
    <w:multiLevelType w:val="hybridMultilevel"/>
    <w:tmpl w:val="07AC8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A66998"/>
    <w:multiLevelType w:val="multilevel"/>
    <w:tmpl w:val="EDAA2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F539CD"/>
    <w:multiLevelType w:val="multilevel"/>
    <w:tmpl w:val="EDAA2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E44A28"/>
    <w:multiLevelType w:val="multilevel"/>
    <w:tmpl w:val="54E8CC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9F5904"/>
    <w:multiLevelType w:val="multilevel"/>
    <w:tmpl w:val="C1B4B8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261809"/>
    <w:multiLevelType w:val="multilevel"/>
    <w:tmpl w:val="3A2031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253883"/>
    <w:multiLevelType w:val="multilevel"/>
    <w:tmpl w:val="8864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EB666DD"/>
    <w:multiLevelType w:val="multilevel"/>
    <w:tmpl w:val="11506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A70877"/>
    <w:multiLevelType w:val="multilevel"/>
    <w:tmpl w:val="D48CA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224281"/>
    <w:multiLevelType w:val="multilevel"/>
    <w:tmpl w:val="A3A45F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740EBA"/>
    <w:multiLevelType w:val="hybridMultilevel"/>
    <w:tmpl w:val="4C584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B045B4"/>
    <w:multiLevelType w:val="multilevel"/>
    <w:tmpl w:val="54E8CC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7078A0"/>
    <w:multiLevelType w:val="multilevel"/>
    <w:tmpl w:val="AF362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9EE50A5"/>
    <w:multiLevelType w:val="multilevel"/>
    <w:tmpl w:val="2C5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CC949D6"/>
    <w:multiLevelType w:val="multilevel"/>
    <w:tmpl w:val="ACDA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51224AE"/>
    <w:multiLevelType w:val="multilevel"/>
    <w:tmpl w:val="19D2EF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B6712C"/>
    <w:multiLevelType w:val="multilevel"/>
    <w:tmpl w:val="76E82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E01C81"/>
    <w:multiLevelType w:val="multilevel"/>
    <w:tmpl w:val="563C8C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3A962A8"/>
    <w:multiLevelType w:val="multilevel"/>
    <w:tmpl w:val="353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D5C1490"/>
    <w:multiLevelType w:val="multilevel"/>
    <w:tmpl w:val="D8222B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4"/>
  </w:num>
  <w:num w:numId="5">
    <w:abstractNumId w:val="7"/>
  </w:num>
  <w:num w:numId="6">
    <w:abstractNumId w:val="19"/>
  </w:num>
  <w:num w:numId="7">
    <w:abstractNumId w:val="23"/>
  </w:num>
  <w:num w:numId="8">
    <w:abstractNumId w:val="15"/>
  </w:num>
  <w:num w:numId="9">
    <w:abstractNumId w:val="8"/>
  </w:num>
  <w:num w:numId="10">
    <w:abstractNumId w:val="0"/>
  </w:num>
  <w:num w:numId="11">
    <w:abstractNumId w:val="12"/>
  </w:num>
  <w:num w:numId="12">
    <w:abstractNumId w:val="25"/>
  </w:num>
  <w:num w:numId="13">
    <w:abstractNumId w:val="2"/>
  </w:num>
  <w:num w:numId="14">
    <w:abstractNumId w:val="32"/>
  </w:num>
  <w:num w:numId="15">
    <w:abstractNumId w:val="33"/>
  </w:num>
  <w:num w:numId="16">
    <w:abstractNumId w:val="31"/>
  </w:num>
  <w:num w:numId="17">
    <w:abstractNumId w:val="17"/>
  </w:num>
  <w:num w:numId="18">
    <w:abstractNumId w:val="11"/>
  </w:num>
  <w:num w:numId="19">
    <w:abstractNumId w:val="21"/>
  </w:num>
  <w:num w:numId="20">
    <w:abstractNumId w:val="5"/>
  </w:num>
  <w:num w:numId="21">
    <w:abstractNumId w:val="37"/>
  </w:num>
  <w:num w:numId="22">
    <w:abstractNumId w:val="35"/>
  </w:num>
  <w:num w:numId="23">
    <w:abstractNumId w:val="34"/>
  </w:num>
  <w:num w:numId="24">
    <w:abstractNumId w:val="24"/>
  </w:num>
  <w:num w:numId="25">
    <w:abstractNumId w:val="30"/>
  </w:num>
  <w:num w:numId="26">
    <w:abstractNumId w:val="14"/>
  </w:num>
  <w:num w:numId="27">
    <w:abstractNumId w:val="22"/>
  </w:num>
  <w:num w:numId="28">
    <w:abstractNumId w:val="26"/>
  </w:num>
  <w:num w:numId="29">
    <w:abstractNumId w:val="20"/>
  </w:num>
  <w:num w:numId="30">
    <w:abstractNumId w:val="18"/>
  </w:num>
  <w:num w:numId="31">
    <w:abstractNumId w:val="9"/>
  </w:num>
  <w:num w:numId="32">
    <w:abstractNumId w:val="16"/>
  </w:num>
  <w:num w:numId="33">
    <w:abstractNumId w:val="29"/>
  </w:num>
  <w:num w:numId="34">
    <w:abstractNumId w:val="28"/>
  </w:num>
  <w:num w:numId="35">
    <w:abstractNumId w:val="27"/>
  </w:num>
  <w:num w:numId="36">
    <w:abstractNumId w:val="38"/>
  </w:num>
  <w:num w:numId="37">
    <w:abstractNumId w:val="13"/>
  </w:num>
  <w:num w:numId="38">
    <w:abstractNumId w:val="3"/>
  </w:num>
  <w:num w:numId="39">
    <w:abstractNumId w:val="3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aleed Bin Owais">
    <w15:presenceInfo w15:providerId="None" w15:userId="Waleed Bin Owa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xMTU3MjcyNLM0NDFW0lEKTi0uzszPAykwrgUA1Tm6piwAAAA="/>
  </w:docVars>
  <w:rsids>
    <w:rsidRoot w:val="00304243"/>
    <w:rsid w:val="00005FAE"/>
    <w:rsid w:val="00012120"/>
    <w:rsid w:val="00012F8B"/>
    <w:rsid w:val="00014A84"/>
    <w:rsid w:val="000336D9"/>
    <w:rsid w:val="000337E5"/>
    <w:rsid w:val="0003741A"/>
    <w:rsid w:val="0004396B"/>
    <w:rsid w:val="00044AE3"/>
    <w:rsid w:val="00057150"/>
    <w:rsid w:val="00061DC2"/>
    <w:rsid w:val="00062A85"/>
    <w:rsid w:val="0006367B"/>
    <w:rsid w:val="00067D03"/>
    <w:rsid w:val="00075B7D"/>
    <w:rsid w:val="00090227"/>
    <w:rsid w:val="00095EF1"/>
    <w:rsid w:val="000A1A87"/>
    <w:rsid w:val="000A61ED"/>
    <w:rsid w:val="000B4473"/>
    <w:rsid w:val="000E4C12"/>
    <w:rsid w:val="001050C3"/>
    <w:rsid w:val="001127F7"/>
    <w:rsid w:val="001137DE"/>
    <w:rsid w:val="001173E1"/>
    <w:rsid w:val="00123982"/>
    <w:rsid w:val="00140AC2"/>
    <w:rsid w:val="00151DB4"/>
    <w:rsid w:val="00154682"/>
    <w:rsid w:val="00155D86"/>
    <w:rsid w:val="00160877"/>
    <w:rsid w:val="00163175"/>
    <w:rsid w:val="0018237C"/>
    <w:rsid w:val="001853ED"/>
    <w:rsid w:val="0018713F"/>
    <w:rsid w:val="00187ACF"/>
    <w:rsid w:val="00196FE5"/>
    <w:rsid w:val="001970F8"/>
    <w:rsid w:val="001A0308"/>
    <w:rsid w:val="001A2FB2"/>
    <w:rsid w:val="001B0721"/>
    <w:rsid w:val="001B2FF8"/>
    <w:rsid w:val="001B66D9"/>
    <w:rsid w:val="001C4686"/>
    <w:rsid w:val="001C478D"/>
    <w:rsid w:val="001C498B"/>
    <w:rsid w:val="001E14B2"/>
    <w:rsid w:val="001E3CD6"/>
    <w:rsid w:val="001E6559"/>
    <w:rsid w:val="001F1235"/>
    <w:rsid w:val="001F4F8E"/>
    <w:rsid w:val="002005E9"/>
    <w:rsid w:val="00210DBA"/>
    <w:rsid w:val="00213C00"/>
    <w:rsid w:val="00221A76"/>
    <w:rsid w:val="0023471E"/>
    <w:rsid w:val="002368E7"/>
    <w:rsid w:val="002375C5"/>
    <w:rsid w:val="0025247F"/>
    <w:rsid w:val="00254B18"/>
    <w:rsid w:val="00263141"/>
    <w:rsid w:val="00263CC4"/>
    <w:rsid w:val="002725E2"/>
    <w:rsid w:val="00272ABF"/>
    <w:rsid w:val="00273A48"/>
    <w:rsid w:val="00285447"/>
    <w:rsid w:val="00291308"/>
    <w:rsid w:val="0029150B"/>
    <w:rsid w:val="00293DB6"/>
    <w:rsid w:val="00296876"/>
    <w:rsid w:val="002A31A2"/>
    <w:rsid w:val="002A3ED0"/>
    <w:rsid w:val="002C24DF"/>
    <w:rsid w:val="002C4F29"/>
    <w:rsid w:val="002D4BD5"/>
    <w:rsid w:val="002F6CF5"/>
    <w:rsid w:val="00301B0C"/>
    <w:rsid w:val="00304243"/>
    <w:rsid w:val="00307FDA"/>
    <w:rsid w:val="0031504B"/>
    <w:rsid w:val="00320149"/>
    <w:rsid w:val="003259C5"/>
    <w:rsid w:val="0033390D"/>
    <w:rsid w:val="00335AAB"/>
    <w:rsid w:val="0034438F"/>
    <w:rsid w:val="00345207"/>
    <w:rsid w:val="00346A01"/>
    <w:rsid w:val="00363C5C"/>
    <w:rsid w:val="00370717"/>
    <w:rsid w:val="00371E97"/>
    <w:rsid w:val="00375058"/>
    <w:rsid w:val="00384D18"/>
    <w:rsid w:val="00387037"/>
    <w:rsid w:val="003937E3"/>
    <w:rsid w:val="003959F1"/>
    <w:rsid w:val="003A0C79"/>
    <w:rsid w:val="003A75B3"/>
    <w:rsid w:val="003B63A2"/>
    <w:rsid w:val="003B763A"/>
    <w:rsid w:val="003C2EEB"/>
    <w:rsid w:val="003C3BD7"/>
    <w:rsid w:val="003C60B2"/>
    <w:rsid w:val="003D170A"/>
    <w:rsid w:val="003E6054"/>
    <w:rsid w:val="00401CA9"/>
    <w:rsid w:val="00405222"/>
    <w:rsid w:val="00407161"/>
    <w:rsid w:val="00411FB6"/>
    <w:rsid w:val="00417747"/>
    <w:rsid w:val="00426AE1"/>
    <w:rsid w:val="00444179"/>
    <w:rsid w:val="00462E19"/>
    <w:rsid w:val="004644BD"/>
    <w:rsid w:val="00464861"/>
    <w:rsid w:val="00476972"/>
    <w:rsid w:val="00485781"/>
    <w:rsid w:val="00490364"/>
    <w:rsid w:val="004A0AB8"/>
    <w:rsid w:val="004A3A53"/>
    <w:rsid w:val="004A459E"/>
    <w:rsid w:val="004A4678"/>
    <w:rsid w:val="004B2CCE"/>
    <w:rsid w:val="004C2DA1"/>
    <w:rsid w:val="004C6611"/>
    <w:rsid w:val="004C6CA2"/>
    <w:rsid w:val="004D0F42"/>
    <w:rsid w:val="004D3198"/>
    <w:rsid w:val="004D7379"/>
    <w:rsid w:val="004E1E0D"/>
    <w:rsid w:val="004E3147"/>
    <w:rsid w:val="00502DA1"/>
    <w:rsid w:val="00507893"/>
    <w:rsid w:val="0051336D"/>
    <w:rsid w:val="00517D2A"/>
    <w:rsid w:val="0052778A"/>
    <w:rsid w:val="005321BB"/>
    <w:rsid w:val="00541882"/>
    <w:rsid w:val="00547776"/>
    <w:rsid w:val="005906B4"/>
    <w:rsid w:val="00595F83"/>
    <w:rsid w:val="005B0E1C"/>
    <w:rsid w:val="005C329D"/>
    <w:rsid w:val="005D59F9"/>
    <w:rsid w:val="005D5B3B"/>
    <w:rsid w:val="005D6CF5"/>
    <w:rsid w:val="005E51A6"/>
    <w:rsid w:val="00607573"/>
    <w:rsid w:val="00616F60"/>
    <w:rsid w:val="00620EB1"/>
    <w:rsid w:val="006349FD"/>
    <w:rsid w:val="00645385"/>
    <w:rsid w:val="00647545"/>
    <w:rsid w:val="00656B0C"/>
    <w:rsid w:val="00663A8B"/>
    <w:rsid w:val="0066479D"/>
    <w:rsid w:val="00665AE6"/>
    <w:rsid w:val="00670CFF"/>
    <w:rsid w:val="00690C23"/>
    <w:rsid w:val="00694E3F"/>
    <w:rsid w:val="00696019"/>
    <w:rsid w:val="006B2E2B"/>
    <w:rsid w:val="006B4C1F"/>
    <w:rsid w:val="006B7300"/>
    <w:rsid w:val="006D5EB9"/>
    <w:rsid w:val="006E1650"/>
    <w:rsid w:val="006E70CF"/>
    <w:rsid w:val="006F43A4"/>
    <w:rsid w:val="006F5950"/>
    <w:rsid w:val="007022DC"/>
    <w:rsid w:val="00712605"/>
    <w:rsid w:val="00721CDE"/>
    <w:rsid w:val="00740991"/>
    <w:rsid w:val="00745183"/>
    <w:rsid w:val="00747670"/>
    <w:rsid w:val="0075581F"/>
    <w:rsid w:val="00774DE1"/>
    <w:rsid w:val="007838EC"/>
    <w:rsid w:val="0078431F"/>
    <w:rsid w:val="00787B6B"/>
    <w:rsid w:val="00790FEE"/>
    <w:rsid w:val="007912CC"/>
    <w:rsid w:val="007B01EE"/>
    <w:rsid w:val="00803FD4"/>
    <w:rsid w:val="00807B6A"/>
    <w:rsid w:val="00814203"/>
    <w:rsid w:val="00830F0F"/>
    <w:rsid w:val="00831FE8"/>
    <w:rsid w:val="00833B2D"/>
    <w:rsid w:val="00842628"/>
    <w:rsid w:val="00843666"/>
    <w:rsid w:val="008464E7"/>
    <w:rsid w:val="0085041A"/>
    <w:rsid w:val="0085138C"/>
    <w:rsid w:val="00857157"/>
    <w:rsid w:val="0086703D"/>
    <w:rsid w:val="00871154"/>
    <w:rsid w:val="008726BE"/>
    <w:rsid w:val="00873FB9"/>
    <w:rsid w:val="008828E9"/>
    <w:rsid w:val="008840F2"/>
    <w:rsid w:val="008930C6"/>
    <w:rsid w:val="008B75C4"/>
    <w:rsid w:val="008B7D66"/>
    <w:rsid w:val="008D04BA"/>
    <w:rsid w:val="008E1EEF"/>
    <w:rsid w:val="008E494A"/>
    <w:rsid w:val="008F67F9"/>
    <w:rsid w:val="00902C81"/>
    <w:rsid w:val="00911796"/>
    <w:rsid w:val="009160D7"/>
    <w:rsid w:val="00916F3F"/>
    <w:rsid w:val="00924811"/>
    <w:rsid w:val="00927EAF"/>
    <w:rsid w:val="00930904"/>
    <w:rsid w:val="00934541"/>
    <w:rsid w:val="00950A85"/>
    <w:rsid w:val="00954787"/>
    <w:rsid w:val="00955BDC"/>
    <w:rsid w:val="00957BB0"/>
    <w:rsid w:val="00962680"/>
    <w:rsid w:val="0096409D"/>
    <w:rsid w:val="00981B08"/>
    <w:rsid w:val="009957B5"/>
    <w:rsid w:val="009A374A"/>
    <w:rsid w:val="009B669E"/>
    <w:rsid w:val="009D3ABE"/>
    <w:rsid w:val="009D5C3A"/>
    <w:rsid w:val="009E51B4"/>
    <w:rsid w:val="00A01348"/>
    <w:rsid w:val="00A16701"/>
    <w:rsid w:val="00A208BC"/>
    <w:rsid w:val="00A331BB"/>
    <w:rsid w:val="00A35573"/>
    <w:rsid w:val="00A45980"/>
    <w:rsid w:val="00A52C80"/>
    <w:rsid w:val="00A5780C"/>
    <w:rsid w:val="00A81224"/>
    <w:rsid w:val="00A8389A"/>
    <w:rsid w:val="00A93D92"/>
    <w:rsid w:val="00A95DF1"/>
    <w:rsid w:val="00AA4D35"/>
    <w:rsid w:val="00AB1471"/>
    <w:rsid w:val="00AB2A5C"/>
    <w:rsid w:val="00AB31FA"/>
    <w:rsid w:val="00AB37FF"/>
    <w:rsid w:val="00AC5E7E"/>
    <w:rsid w:val="00AD0A18"/>
    <w:rsid w:val="00AE671A"/>
    <w:rsid w:val="00B11E52"/>
    <w:rsid w:val="00B122A5"/>
    <w:rsid w:val="00B15978"/>
    <w:rsid w:val="00B42C6E"/>
    <w:rsid w:val="00B46AEF"/>
    <w:rsid w:val="00B47FA0"/>
    <w:rsid w:val="00B5381D"/>
    <w:rsid w:val="00B549D0"/>
    <w:rsid w:val="00B73F69"/>
    <w:rsid w:val="00B74658"/>
    <w:rsid w:val="00B763FD"/>
    <w:rsid w:val="00B77654"/>
    <w:rsid w:val="00B86838"/>
    <w:rsid w:val="00B90910"/>
    <w:rsid w:val="00BB13D5"/>
    <w:rsid w:val="00BB350B"/>
    <w:rsid w:val="00BC41E1"/>
    <w:rsid w:val="00BC6B5C"/>
    <w:rsid w:val="00BD3368"/>
    <w:rsid w:val="00BF16C4"/>
    <w:rsid w:val="00BF2C9D"/>
    <w:rsid w:val="00BF42F7"/>
    <w:rsid w:val="00BF5697"/>
    <w:rsid w:val="00C00E4D"/>
    <w:rsid w:val="00C02D4B"/>
    <w:rsid w:val="00C12EF7"/>
    <w:rsid w:val="00C17279"/>
    <w:rsid w:val="00C200E4"/>
    <w:rsid w:val="00C209A8"/>
    <w:rsid w:val="00C214B7"/>
    <w:rsid w:val="00C22710"/>
    <w:rsid w:val="00C315A5"/>
    <w:rsid w:val="00C40BE1"/>
    <w:rsid w:val="00C41870"/>
    <w:rsid w:val="00C50BC7"/>
    <w:rsid w:val="00C52B41"/>
    <w:rsid w:val="00C54DC7"/>
    <w:rsid w:val="00C65106"/>
    <w:rsid w:val="00C826D1"/>
    <w:rsid w:val="00C8623E"/>
    <w:rsid w:val="00C87025"/>
    <w:rsid w:val="00C917A3"/>
    <w:rsid w:val="00C93810"/>
    <w:rsid w:val="00CA2D8C"/>
    <w:rsid w:val="00CA3C82"/>
    <w:rsid w:val="00CA646A"/>
    <w:rsid w:val="00CA6C69"/>
    <w:rsid w:val="00CA737A"/>
    <w:rsid w:val="00CC0E05"/>
    <w:rsid w:val="00CC42B7"/>
    <w:rsid w:val="00CD56BB"/>
    <w:rsid w:val="00CE1BA9"/>
    <w:rsid w:val="00CF5401"/>
    <w:rsid w:val="00D024E4"/>
    <w:rsid w:val="00D317B1"/>
    <w:rsid w:val="00D5271A"/>
    <w:rsid w:val="00D57867"/>
    <w:rsid w:val="00D63A9B"/>
    <w:rsid w:val="00D65207"/>
    <w:rsid w:val="00D7507A"/>
    <w:rsid w:val="00D8742F"/>
    <w:rsid w:val="00D97244"/>
    <w:rsid w:val="00DA010D"/>
    <w:rsid w:val="00DB0E7D"/>
    <w:rsid w:val="00DB62F9"/>
    <w:rsid w:val="00DB6C90"/>
    <w:rsid w:val="00DB7670"/>
    <w:rsid w:val="00DC0F4D"/>
    <w:rsid w:val="00DD400C"/>
    <w:rsid w:val="00DD4031"/>
    <w:rsid w:val="00DE2236"/>
    <w:rsid w:val="00DF2D01"/>
    <w:rsid w:val="00DF4DBF"/>
    <w:rsid w:val="00E037DB"/>
    <w:rsid w:val="00E1099D"/>
    <w:rsid w:val="00E128E9"/>
    <w:rsid w:val="00E163FD"/>
    <w:rsid w:val="00E16C4E"/>
    <w:rsid w:val="00E22DA6"/>
    <w:rsid w:val="00E25791"/>
    <w:rsid w:val="00E260BE"/>
    <w:rsid w:val="00E26B64"/>
    <w:rsid w:val="00E44837"/>
    <w:rsid w:val="00E505FF"/>
    <w:rsid w:val="00E52287"/>
    <w:rsid w:val="00E54F5B"/>
    <w:rsid w:val="00E608A4"/>
    <w:rsid w:val="00E709A1"/>
    <w:rsid w:val="00E70ACC"/>
    <w:rsid w:val="00E81A89"/>
    <w:rsid w:val="00EB1BD4"/>
    <w:rsid w:val="00EB5BC5"/>
    <w:rsid w:val="00EB7872"/>
    <w:rsid w:val="00EC3237"/>
    <w:rsid w:val="00ED1956"/>
    <w:rsid w:val="00ED5BBF"/>
    <w:rsid w:val="00ED5D6C"/>
    <w:rsid w:val="00EF3EC8"/>
    <w:rsid w:val="00EF4311"/>
    <w:rsid w:val="00F055BD"/>
    <w:rsid w:val="00F130EF"/>
    <w:rsid w:val="00F226A4"/>
    <w:rsid w:val="00F36BAD"/>
    <w:rsid w:val="00F3718E"/>
    <w:rsid w:val="00F52572"/>
    <w:rsid w:val="00F52B38"/>
    <w:rsid w:val="00F52FC6"/>
    <w:rsid w:val="00F55C19"/>
    <w:rsid w:val="00F77FAC"/>
    <w:rsid w:val="00F811F9"/>
    <w:rsid w:val="00F81BD0"/>
    <w:rsid w:val="00F916BF"/>
    <w:rsid w:val="00F957D7"/>
    <w:rsid w:val="00F96768"/>
    <w:rsid w:val="00FA0CF3"/>
    <w:rsid w:val="00FA14A9"/>
    <w:rsid w:val="00FB484E"/>
    <w:rsid w:val="00FB570B"/>
    <w:rsid w:val="00FD7EF7"/>
    <w:rsid w:val="00FE170A"/>
    <w:rsid w:val="00FE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D38E4"/>
  <w15:chartTrackingRefBased/>
  <w15:docId w15:val="{84FA803A-A438-5A47-91FC-CA4CC1C0A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E1C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9160D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4243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424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24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304243"/>
    <w:pPr>
      <w:ind w:left="720"/>
    </w:pPr>
    <w:rPr>
      <w:lang w:val="en-AU"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3042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424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4243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042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4243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042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424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04243"/>
    <w:rPr>
      <w:color w:val="0000FF"/>
      <w:u w:val="single"/>
    </w:rPr>
  </w:style>
  <w:style w:type="character" w:customStyle="1" w:styleId="lit">
    <w:name w:val="lit"/>
    <w:basedOn w:val="DefaultParagraphFont"/>
    <w:rsid w:val="00FA14A9"/>
  </w:style>
  <w:style w:type="character" w:customStyle="1" w:styleId="pun">
    <w:name w:val="pun"/>
    <w:basedOn w:val="DefaultParagraphFont"/>
    <w:rsid w:val="00FA14A9"/>
  </w:style>
  <w:style w:type="character" w:customStyle="1" w:styleId="pln">
    <w:name w:val="pln"/>
    <w:basedOn w:val="DefaultParagraphFont"/>
    <w:rsid w:val="00FA14A9"/>
  </w:style>
  <w:style w:type="character" w:customStyle="1" w:styleId="kwd">
    <w:name w:val="kwd"/>
    <w:basedOn w:val="DefaultParagraphFont"/>
    <w:rsid w:val="00FA14A9"/>
  </w:style>
  <w:style w:type="character" w:customStyle="1" w:styleId="str">
    <w:name w:val="str"/>
    <w:basedOn w:val="DefaultParagraphFont"/>
    <w:rsid w:val="00012F8B"/>
  </w:style>
  <w:style w:type="character" w:customStyle="1" w:styleId="typ">
    <w:name w:val="typ"/>
    <w:basedOn w:val="DefaultParagraphFont"/>
    <w:rsid w:val="001A2FB2"/>
  </w:style>
  <w:style w:type="character" w:customStyle="1" w:styleId="apple-converted-space">
    <w:name w:val="apple-converted-space"/>
    <w:basedOn w:val="DefaultParagraphFont"/>
    <w:rsid w:val="00930904"/>
  </w:style>
  <w:style w:type="character" w:styleId="HTMLCode">
    <w:name w:val="HTML Code"/>
    <w:basedOn w:val="DefaultParagraphFont"/>
    <w:uiPriority w:val="99"/>
    <w:semiHidden/>
    <w:unhideWhenUsed/>
    <w:rsid w:val="00930904"/>
    <w:rPr>
      <w:rFonts w:ascii="Courier New" w:eastAsia="Times New Roman" w:hAnsi="Courier New" w:cs="Courier New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3A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3ABE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A3ED0"/>
    <w:rPr>
      <w:color w:val="605E5C"/>
      <w:shd w:val="clear" w:color="auto" w:fill="E1DFDD"/>
    </w:rPr>
  </w:style>
  <w:style w:type="character" w:customStyle="1" w:styleId="a12g-setup-instruction-hint">
    <w:name w:val="a12g-setup-instruction-hint"/>
    <w:basedOn w:val="DefaultParagraphFont"/>
    <w:rsid w:val="002D4BD5"/>
  </w:style>
  <w:style w:type="character" w:customStyle="1" w:styleId="com">
    <w:name w:val="com"/>
    <w:basedOn w:val="DefaultParagraphFont"/>
    <w:rsid w:val="002D4BD5"/>
  </w:style>
  <w:style w:type="character" w:styleId="Emphasis">
    <w:name w:val="Emphasis"/>
    <w:basedOn w:val="DefaultParagraphFont"/>
    <w:uiPriority w:val="20"/>
    <w:qFormat/>
    <w:rsid w:val="00843666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160D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Revision">
    <w:name w:val="Revision"/>
    <w:hidden/>
    <w:uiPriority w:val="99"/>
    <w:semiHidden/>
    <w:rsid w:val="0054777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6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6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9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8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1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8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3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2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94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6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9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89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9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2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66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9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7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0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14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91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2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5" Type="http://schemas.openxmlformats.org/officeDocument/2006/relationships/image" Target="media/image18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17.png"/><Relationship Id="rId32" Type="http://schemas.openxmlformats.org/officeDocument/2006/relationships/image" Target="media/image15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10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image" Target="media/image13.png"/><Relationship Id="rId35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21:54:39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3DD97E1-EEDA-2849-BEB9-FD1A63D9E5A9}">
  <we:reference id="wa200001011" version="1.1.0.0" store="en-US" storeType="OMEX"/>
  <we:alternateReferences>
    <we:reference id="wa200001011" version="1.1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Abdulahi Mohamed Hassen</dc:creator>
  <cp:keywords/>
  <dc:description/>
  <cp:lastModifiedBy>Waleed Bin Owais</cp:lastModifiedBy>
  <cp:revision>2</cp:revision>
  <cp:lastPrinted>2020-10-31T00:22:00Z</cp:lastPrinted>
  <dcterms:created xsi:type="dcterms:W3CDTF">2021-11-08T11:18:00Z</dcterms:created>
  <dcterms:modified xsi:type="dcterms:W3CDTF">2021-11-08T11:18:00Z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documentId_9812</vt:lpwstr>
  </property>
  <property fmtid="{D5CDD505-2E9C-101B-9397-08002B2CF9AE}" pid="3" name="grammarly_documentContext">
    <vt:lpwstr>{"goals":[],"domain":"general","emotions":[],"dialect":"canadian"}</vt:lpwstr>
  </property>
</Properties>
</file>